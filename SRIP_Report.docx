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7202E1" w14:textId="77777777" w:rsidR="00FC65E7" w:rsidRDefault="00FC65E7" w:rsidP="00FC65E7">
      <w:pPr>
        <w:jc w:val="center"/>
        <w:rPr>
          <w:b/>
          <w:sz w:val="36"/>
          <w:szCs w:val="36"/>
        </w:rPr>
      </w:pPr>
      <w:r>
        <w:rPr>
          <w:b/>
          <w:sz w:val="36"/>
          <w:szCs w:val="36"/>
        </w:rPr>
        <w:t xml:space="preserve">Interactive Tool for the Simulation of </w:t>
      </w:r>
    </w:p>
    <w:p w14:paraId="71FD9EB3" w14:textId="05AE8005" w:rsidR="00FC65E7" w:rsidRDefault="00FC65E7" w:rsidP="00FC65E7">
      <w:pPr>
        <w:jc w:val="center"/>
        <w:rPr>
          <w:szCs w:val="28"/>
        </w:rPr>
      </w:pPr>
      <w:r>
        <w:rPr>
          <w:b/>
          <w:sz w:val="36"/>
          <w:szCs w:val="36"/>
        </w:rPr>
        <w:t>MOS Electrostatics</w:t>
      </w:r>
    </w:p>
    <w:p w14:paraId="29BE3B67" w14:textId="3D7A3382" w:rsidR="00FC65E7" w:rsidRDefault="00FC65E7" w:rsidP="00FC65E7">
      <w:pPr>
        <w:jc w:val="center"/>
        <w:rPr>
          <w:b/>
          <w:szCs w:val="28"/>
        </w:rPr>
      </w:pPr>
      <w:r>
        <w:rPr>
          <w:szCs w:val="28"/>
        </w:rPr>
        <w:t xml:space="preserve">Report for </w:t>
      </w:r>
      <w:r w:rsidRPr="00107EA2">
        <w:rPr>
          <w:b/>
          <w:bCs/>
          <w:szCs w:val="28"/>
          <w:rPrChange w:id="0" w:author="Biswajeet Sahoo" w:date="2019-06-26T16:36:00Z">
            <w:rPr>
              <w:szCs w:val="28"/>
            </w:rPr>
          </w:rPrChange>
        </w:rPr>
        <w:t>Summer</w:t>
      </w:r>
      <w:r w:rsidR="00324D72" w:rsidRPr="00107EA2">
        <w:rPr>
          <w:b/>
          <w:bCs/>
          <w:szCs w:val="28"/>
          <w:rPrChange w:id="1" w:author="Biswajeet Sahoo" w:date="2019-06-26T16:36:00Z">
            <w:rPr>
              <w:szCs w:val="28"/>
            </w:rPr>
          </w:rPrChange>
        </w:rPr>
        <w:t xml:space="preserve"> Research</w:t>
      </w:r>
      <w:r w:rsidRPr="00107EA2">
        <w:rPr>
          <w:b/>
          <w:bCs/>
          <w:szCs w:val="28"/>
          <w:rPrChange w:id="2" w:author="Biswajeet Sahoo" w:date="2019-06-26T16:36:00Z">
            <w:rPr>
              <w:szCs w:val="28"/>
            </w:rPr>
          </w:rPrChange>
        </w:rPr>
        <w:t xml:space="preserve"> Internship</w:t>
      </w:r>
      <w:r w:rsidR="00324D72" w:rsidRPr="00107EA2">
        <w:rPr>
          <w:b/>
          <w:bCs/>
          <w:szCs w:val="28"/>
          <w:rPrChange w:id="3" w:author="Biswajeet Sahoo" w:date="2019-06-26T16:36:00Z">
            <w:rPr>
              <w:szCs w:val="28"/>
            </w:rPr>
          </w:rPrChange>
        </w:rPr>
        <w:t xml:space="preserve"> of Gandhinagar (SRIP</w:t>
      </w:r>
      <w:ins w:id="4" w:author="Biswajeet Sahoo" w:date="2019-06-26T16:36:00Z">
        <w:r w:rsidR="00610AE6">
          <w:rPr>
            <w:b/>
            <w:bCs/>
            <w:szCs w:val="28"/>
          </w:rPr>
          <w:t xml:space="preserve"> 2019</w:t>
        </w:r>
      </w:ins>
      <w:r w:rsidR="00324D72" w:rsidRPr="00107EA2">
        <w:rPr>
          <w:b/>
          <w:bCs/>
          <w:szCs w:val="28"/>
          <w:rPrChange w:id="5" w:author="Biswajeet Sahoo" w:date="2019-06-26T16:36:00Z">
            <w:rPr>
              <w:szCs w:val="28"/>
            </w:rPr>
          </w:rPrChange>
        </w:rPr>
        <w:t>)</w:t>
      </w:r>
      <w:r w:rsidR="00324D72">
        <w:rPr>
          <w:szCs w:val="28"/>
        </w:rPr>
        <w:t xml:space="preserve"> </w:t>
      </w:r>
    </w:p>
    <w:p w14:paraId="01F9BA5C" w14:textId="77777777" w:rsidR="00FC65E7" w:rsidRDefault="00FC65E7" w:rsidP="00FC65E7">
      <w:pPr>
        <w:jc w:val="center"/>
        <w:rPr>
          <w:szCs w:val="28"/>
        </w:rPr>
      </w:pPr>
      <w:r>
        <w:rPr>
          <w:szCs w:val="28"/>
        </w:rPr>
        <w:t>By</w:t>
      </w:r>
    </w:p>
    <w:p w14:paraId="646F0A06" w14:textId="7943C977" w:rsidR="00FC65E7" w:rsidRDefault="00FC65E7" w:rsidP="00FC65E7">
      <w:pPr>
        <w:jc w:val="center"/>
        <w:rPr>
          <w:szCs w:val="28"/>
        </w:rPr>
      </w:pPr>
      <w:r>
        <w:rPr>
          <w:b/>
          <w:bCs/>
          <w:szCs w:val="28"/>
        </w:rPr>
        <w:t>Biswajeet Sahoo</w:t>
      </w:r>
      <w:r>
        <w:rPr>
          <w:szCs w:val="28"/>
        </w:rPr>
        <w:t xml:space="preserve"> (</w:t>
      </w:r>
      <w:r w:rsidR="00324D72">
        <w:rPr>
          <w:b/>
          <w:szCs w:val="28"/>
        </w:rPr>
        <w:t xml:space="preserve">SRIP Id- </w:t>
      </w:r>
      <w:r w:rsidR="00324D72">
        <w:rPr>
          <w:rFonts w:ascii="Segoe UI" w:hAnsi="Segoe UI" w:cs="Segoe UI"/>
          <w:b/>
          <w:bCs/>
          <w:color w:val="000000"/>
          <w:sz w:val="26"/>
          <w:szCs w:val="26"/>
          <w:shd w:val="clear" w:color="auto" w:fill="FFFFFF"/>
        </w:rPr>
        <w:t>201945640</w:t>
      </w:r>
      <w:r>
        <w:rPr>
          <w:szCs w:val="28"/>
        </w:rPr>
        <w:t>)</w:t>
      </w:r>
    </w:p>
    <w:p w14:paraId="12E087A3" w14:textId="1CB0266F" w:rsidR="00FC65E7" w:rsidRDefault="00FC65E7" w:rsidP="00FC65E7">
      <w:pPr>
        <w:jc w:val="center"/>
        <w:rPr>
          <w:szCs w:val="28"/>
        </w:rPr>
      </w:pPr>
      <w:r>
        <w:rPr>
          <w:szCs w:val="28"/>
        </w:rPr>
        <w:t>Department of Electronics and Communication Engineering,</w:t>
      </w:r>
    </w:p>
    <w:p w14:paraId="4AC04192" w14:textId="3AE20BEA" w:rsidR="00FC65E7" w:rsidRDefault="00FC65E7" w:rsidP="00FC65E7">
      <w:pPr>
        <w:spacing w:after="0"/>
        <w:jc w:val="center"/>
        <w:rPr>
          <w:szCs w:val="28"/>
        </w:rPr>
      </w:pPr>
      <w:r>
        <w:rPr>
          <w:szCs w:val="28"/>
        </w:rPr>
        <w:t>National Institute of Technology, Rourkela</w:t>
      </w:r>
    </w:p>
    <w:p w14:paraId="4CA05136" w14:textId="3B1FAEFA" w:rsidR="00FC65E7" w:rsidRDefault="00FC65E7" w:rsidP="00FC65E7">
      <w:pPr>
        <w:spacing w:after="0"/>
        <w:jc w:val="center"/>
        <w:rPr>
          <w:b/>
          <w:bCs/>
          <w:szCs w:val="28"/>
        </w:rPr>
      </w:pPr>
    </w:p>
    <w:p w14:paraId="6EE1D8F2" w14:textId="65CBD5D1" w:rsidR="00FC65E7" w:rsidRPr="00FC65E7" w:rsidRDefault="00FC65E7" w:rsidP="00FC65E7">
      <w:pPr>
        <w:jc w:val="center"/>
        <w:rPr>
          <w:bCs/>
          <w:szCs w:val="28"/>
        </w:rPr>
      </w:pPr>
      <w:r>
        <w:rPr>
          <w:noProof/>
          <w:lang w:val="en-US"/>
        </w:rPr>
        <w:drawing>
          <wp:inline distT="0" distB="0" distL="0" distR="0" wp14:anchorId="04CDD8AF" wp14:editId="05FA1387">
            <wp:extent cx="12096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14:paraId="694CB49F" w14:textId="7899DD14" w:rsidR="00FC65E7" w:rsidRDefault="00FC65E7" w:rsidP="00FC65E7">
      <w:pPr>
        <w:jc w:val="center"/>
      </w:pPr>
    </w:p>
    <w:p w14:paraId="3EBA2994" w14:textId="77777777" w:rsidR="00FC65E7" w:rsidRDefault="00FC65E7" w:rsidP="00FC65E7">
      <w:pPr>
        <w:jc w:val="center"/>
        <w:rPr>
          <w:bCs/>
          <w:szCs w:val="28"/>
        </w:rPr>
      </w:pPr>
      <w:r>
        <w:rPr>
          <w:bCs/>
          <w:szCs w:val="28"/>
        </w:rPr>
        <w:t>Under the Guidance of</w:t>
      </w:r>
    </w:p>
    <w:p w14:paraId="06D9E93D" w14:textId="579427E0" w:rsidR="00FC65E7" w:rsidRDefault="00FC65E7" w:rsidP="00FC65E7">
      <w:pPr>
        <w:jc w:val="center"/>
        <w:rPr>
          <w:b/>
          <w:szCs w:val="28"/>
        </w:rPr>
      </w:pPr>
      <w:r>
        <w:rPr>
          <w:b/>
          <w:szCs w:val="28"/>
        </w:rPr>
        <w:t xml:space="preserve"> </w:t>
      </w:r>
      <w:r w:rsidR="00324D72">
        <w:rPr>
          <w:b/>
          <w:szCs w:val="28"/>
        </w:rPr>
        <w:t>Dr</w:t>
      </w:r>
      <w:r w:rsidR="006D1148">
        <w:rPr>
          <w:b/>
          <w:szCs w:val="28"/>
        </w:rPr>
        <w:t>.</w:t>
      </w:r>
      <w:r w:rsidR="00324D72">
        <w:rPr>
          <w:b/>
          <w:szCs w:val="28"/>
        </w:rPr>
        <w:t xml:space="preserve"> </w:t>
      </w:r>
      <w:proofErr w:type="spellStart"/>
      <w:r>
        <w:rPr>
          <w:b/>
          <w:szCs w:val="28"/>
        </w:rPr>
        <w:t>Nihar</w:t>
      </w:r>
      <w:proofErr w:type="spellEnd"/>
      <w:r>
        <w:rPr>
          <w:b/>
          <w:szCs w:val="28"/>
        </w:rPr>
        <w:t xml:space="preserve"> </w:t>
      </w:r>
      <w:proofErr w:type="spellStart"/>
      <w:r>
        <w:rPr>
          <w:b/>
          <w:szCs w:val="28"/>
        </w:rPr>
        <w:t>Ranjan</w:t>
      </w:r>
      <w:proofErr w:type="spellEnd"/>
      <w:r>
        <w:rPr>
          <w:b/>
          <w:szCs w:val="28"/>
        </w:rPr>
        <w:t xml:space="preserve"> </w:t>
      </w:r>
      <w:proofErr w:type="spellStart"/>
      <w:r>
        <w:rPr>
          <w:b/>
          <w:szCs w:val="28"/>
        </w:rPr>
        <w:t>Mohapatra</w:t>
      </w:r>
      <w:proofErr w:type="spellEnd"/>
    </w:p>
    <w:p w14:paraId="70D56DCC" w14:textId="4A904599" w:rsidR="00FC65E7" w:rsidRDefault="00FC65E7" w:rsidP="00FC65E7">
      <w:pPr>
        <w:jc w:val="center"/>
        <w:rPr>
          <w:bCs/>
          <w:szCs w:val="28"/>
        </w:rPr>
      </w:pPr>
      <w:r>
        <w:rPr>
          <w:bCs/>
          <w:szCs w:val="28"/>
        </w:rPr>
        <w:t xml:space="preserve">Associate Professor </w:t>
      </w:r>
      <w:r>
        <w:rPr>
          <w:bCs/>
          <w:noProof/>
          <w:szCs w:val="28"/>
        </w:rPr>
        <w:t>in</w:t>
      </w:r>
      <w:r>
        <w:rPr>
          <w:bCs/>
          <w:szCs w:val="28"/>
        </w:rPr>
        <w:t xml:space="preserve"> Electrical Engineering</w:t>
      </w:r>
    </w:p>
    <w:p w14:paraId="46E2247E" w14:textId="51FDD804" w:rsidR="00FC65E7" w:rsidRDefault="00FC65E7" w:rsidP="00FC65E7">
      <w:pPr>
        <w:jc w:val="center"/>
        <w:rPr>
          <w:szCs w:val="28"/>
        </w:rPr>
      </w:pPr>
      <w:r>
        <w:rPr>
          <w:szCs w:val="28"/>
        </w:rPr>
        <w:t xml:space="preserve">Indian Institute of Technology Gandhinagar, Gandhinagar </w:t>
      </w:r>
    </w:p>
    <w:p w14:paraId="6C9ED980" w14:textId="73283037" w:rsidR="00FC65E7" w:rsidRDefault="00FC65E7" w:rsidP="00FC65E7"/>
    <w:p w14:paraId="250AFAA3" w14:textId="67CEA5F0" w:rsidR="00FC65E7" w:rsidRDefault="00FC65E7" w:rsidP="00FC65E7">
      <w:pPr>
        <w:jc w:val="center"/>
      </w:pPr>
      <w:r>
        <w:rPr>
          <w:noProof/>
          <w:szCs w:val="28"/>
          <w:lang w:val="en-US"/>
        </w:rPr>
        <w:drawing>
          <wp:anchor distT="0" distB="0" distL="114300" distR="114300" simplePos="0" relativeHeight="251659264" behindDoc="1" locked="0" layoutInCell="1" allowOverlap="1" wp14:anchorId="2CE2B503" wp14:editId="7DC0E10B">
            <wp:simplePos x="0" y="0"/>
            <wp:positionH relativeFrom="margin">
              <wp:align>center</wp:align>
            </wp:positionH>
            <wp:positionV relativeFrom="paragraph">
              <wp:posOffset>10160</wp:posOffset>
            </wp:positionV>
            <wp:extent cx="1009015" cy="992505"/>
            <wp:effectExtent l="0" t="0" r="635" b="0"/>
            <wp:wrapTight wrapText="bothSides">
              <wp:wrapPolygon edited="0">
                <wp:start x="6933" y="0"/>
                <wp:lineTo x="4078" y="1244"/>
                <wp:lineTo x="0" y="5390"/>
                <wp:lineTo x="0" y="15754"/>
                <wp:lineTo x="4078" y="19900"/>
                <wp:lineTo x="6933" y="21144"/>
                <wp:lineTo x="14273" y="21144"/>
                <wp:lineTo x="17128" y="19900"/>
                <wp:lineTo x="21206" y="15754"/>
                <wp:lineTo x="21206" y="5390"/>
                <wp:lineTo x="17128" y="1244"/>
                <wp:lineTo x="14273" y="0"/>
                <wp:lineTo x="6933" y="0"/>
              </wp:wrapPolygon>
            </wp:wrapTight>
            <wp:docPr id="131" name="Picture 131" descr="C:\Users\DELL\Desktop\1200px-IIT_Gandhinag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1200px-IIT_Gandhinagar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9015" cy="992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E11DD" w14:textId="77777777" w:rsidR="00FC65E7" w:rsidRDefault="00FC65E7" w:rsidP="00FC65E7">
      <w:pPr>
        <w:jc w:val="center"/>
      </w:pPr>
    </w:p>
    <w:p w14:paraId="35400C2D" w14:textId="77777777" w:rsidR="00FC65E7" w:rsidRDefault="00FC65E7" w:rsidP="00FC65E7">
      <w:pPr>
        <w:jc w:val="center"/>
      </w:pPr>
    </w:p>
    <w:p w14:paraId="751FD95C" w14:textId="77777777" w:rsidR="00FC65E7" w:rsidDel="00625F50" w:rsidRDefault="00FC65E7" w:rsidP="00FC65E7">
      <w:pPr>
        <w:jc w:val="center"/>
        <w:rPr>
          <w:del w:id="6" w:author="Biswajeet Sahoo" w:date="2019-06-26T16:36:00Z"/>
        </w:rPr>
      </w:pPr>
    </w:p>
    <w:p w14:paraId="61E29568" w14:textId="77777777" w:rsidR="00FC65E7" w:rsidRDefault="00FC65E7">
      <w:pPr>
        <w:pPrChange w:id="7" w:author="Biswajeet Sahoo" w:date="2019-06-26T16:36:00Z">
          <w:pPr>
            <w:jc w:val="center"/>
          </w:pPr>
        </w:pPrChange>
      </w:pPr>
    </w:p>
    <w:p w14:paraId="4C8AA1B4" w14:textId="3033974A" w:rsidR="00FC65E7" w:rsidRPr="00B25190" w:rsidRDefault="00FC65E7" w:rsidP="00FC65E7">
      <w:pPr>
        <w:jc w:val="center"/>
        <w:rPr>
          <w:szCs w:val="24"/>
        </w:rPr>
      </w:pPr>
      <w:r w:rsidRPr="00B25190">
        <w:rPr>
          <w:szCs w:val="24"/>
        </w:rPr>
        <w:t xml:space="preserve">Department of </w:t>
      </w:r>
      <w:r>
        <w:rPr>
          <w:szCs w:val="24"/>
        </w:rPr>
        <w:t>Electrical Engineering</w:t>
      </w:r>
    </w:p>
    <w:p w14:paraId="7D6A57F2" w14:textId="2A023BD9" w:rsidR="00FC65E7" w:rsidRPr="00B25190" w:rsidRDefault="00FC65E7" w:rsidP="00FC65E7">
      <w:pPr>
        <w:jc w:val="center"/>
        <w:rPr>
          <w:szCs w:val="24"/>
        </w:rPr>
      </w:pPr>
      <w:r w:rsidRPr="00B25190">
        <w:rPr>
          <w:szCs w:val="24"/>
        </w:rPr>
        <w:t>Indian Institute of Technology G</w:t>
      </w:r>
      <w:r>
        <w:rPr>
          <w:szCs w:val="24"/>
        </w:rPr>
        <w:t>andhinagar</w:t>
      </w:r>
    </w:p>
    <w:p w14:paraId="2BA8D684" w14:textId="2056C3EC" w:rsidR="00FC65E7" w:rsidRDefault="00FC65E7" w:rsidP="00E43228">
      <w:pPr>
        <w:ind w:left="2880" w:firstLine="720"/>
        <w:rPr>
          <w:szCs w:val="28"/>
        </w:rPr>
      </w:pPr>
      <w:r w:rsidRPr="00B25190">
        <w:rPr>
          <w:noProof/>
          <w:szCs w:val="28"/>
        </w:rPr>
        <w:t>May-Ju</w:t>
      </w:r>
      <w:r>
        <w:rPr>
          <w:noProof/>
          <w:szCs w:val="28"/>
        </w:rPr>
        <w:t>ne</w:t>
      </w:r>
      <w:r w:rsidRPr="00B25190">
        <w:rPr>
          <w:szCs w:val="28"/>
        </w:rPr>
        <w:t xml:space="preserve"> 201</w:t>
      </w:r>
      <w:r w:rsidR="00324D72">
        <w:rPr>
          <w:szCs w:val="28"/>
        </w:rPr>
        <w:t>9</w:t>
      </w:r>
    </w:p>
    <w:p w14:paraId="66D27AF3" w14:textId="77777777" w:rsidR="00324D72" w:rsidRDefault="00324D72" w:rsidP="00E43228">
      <w:pPr>
        <w:pStyle w:val="Title"/>
        <w:pBdr>
          <w:bottom w:val="single" w:sz="8" w:space="2" w:color="4472C4" w:themeColor="accent1"/>
        </w:pBdr>
        <w:jc w:val="center"/>
        <w:rPr>
          <w:sz w:val="48"/>
          <w:szCs w:val="48"/>
        </w:rPr>
      </w:pPr>
    </w:p>
    <w:p w14:paraId="72D87DC1" w14:textId="33AB5A35" w:rsidR="0017321D" w:rsidRDefault="004E02E8" w:rsidP="00E43228">
      <w:pPr>
        <w:pStyle w:val="Title"/>
        <w:pBdr>
          <w:bottom w:val="single" w:sz="8" w:space="2" w:color="4472C4" w:themeColor="accent1"/>
        </w:pBdr>
        <w:jc w:val="center"/>
        <w:rPr>
          <w:sz w:val="48"/>
          <w:szCs w:val="48"/>
        </w:rPr>
      </w:pPr>
      <w:r>
        <w:rPr>
          <w:sz w:val="48"/>
          <w:szCs w:val="48"/>
        </w:rPr>
        <w:t>Table of Contents</w:t>
      </w:r>
    </w:p>
    <w:p w14:paraId="51A4607C" w14:textId="387502C1" w:rsidR="004E02E8" w:rsidRPr="004E02E8" w:rsidRDefault="004E02E8">
      <w:pPr>
        <w:rPr>
          <w:sz w:val="48"/>
          <w:szCs w:val="48"/>
        </w:rPr>
      </w:pPr>
    </w:p>
    <w:sdt>
      <w:sdtPr>
        <w:id w:val="-151374993"/>
        <w:docPartObj>
          <w:docPartGallery w:val="Table of Contents"/>
          <w:docPartUnique/>
        </w:docPartObj>
      </w:sdtPr>
      <w:sdtEndPr>
        <w:rPr>
          <w:b/>
          <w:bCs/>
          <w:noProof/>
        </w:rPr>
      </w:sdtEndPr>
      <w:sdtContent>
        <w:p w14:paraId="2E431A44" w14:textId="6F19E85B" w:rsidR="00284ACE" w:rsidRDefault="00BD5CB3">
          <w:pPr>
            <w:pStyle w:val="TOC1"/>
            <w:tabs>
              <w:tab w:val="right" w:leader="dot" w:pos="9016"/>
            </w:tabs>
            <w:rPr>
              <w:noProof/>
              <w:lang w:eastAsia="en-IN"/>
            </w:rPr>
          </w:pPr>
          <w:r>
            <w:rPr>
              <w:rFonts w:asciiTheme="majorHAnsi" w:hAnsiTheme="majorHAnsi"/>
              <w:szCs w:val="28"/>
            </w:rPr>
            <w:fldChar w:fldCharType="begin"/>
          </w:r>
          <w:r w:rsidRPr="00284ACE">
            <w:rPr>
              <w:rFonts w:asciiTheme="majorHAnsi" w:hAnsiTheme="majorHAnsi"/>
              <w:szCs w:val="28"/>
            </w:rPr>
            <w:instrText xml:space="preserve"> TOC \o "1-3" \h \z \u </w:instrText>
          </w:r>
          <w:r>
            <w:rPr>
              <w:rFonts w:asciiTheme="majorHAnsi" w:hAnsiTheme="majorHAnsi"/>
              <w:szCs w:val="28"/>
            </w:rPr>
            <w:fldChar w:fldCharType="separate"/>
          </w:r>
          <w:r w:rsidR="00AB7B72">
            <w:fldChar w:fldCharType="begin"/>
          </w:r>
          <w:r w:rsidR="00AB7B72">
            <w:instrText xml:space="preserve"> HYPERLINK \l "_Toc12426977" </w:instrText>
          </w:r>
          <w:r w:rsidR="00AB7B72">
            <w:fldChar w:fldCharType="separate"/>
          </w:r>
          <w:r w:rsidR="00284ACE" w:rsidRPr="00284ACE">
            <w:rPr>
              <w:rStyle w:val="Hyperlink"/>
              <w:rFonts w:asciiTheme="majorHAnsi" w:hAnsiTheme="majorHAnsi"/>
              <w:noProof/>
              <w:szCs w:val="28"/>
            </w:rPr>
            <w:t>Declaration</w:t>
          </w:r>
          <w:r w:rsidR="00284ACE">
            <w:rPr>
              <w:noProof/>
              <w:webHidden/>
            </w:rPr>
            <w:tab/>
          </w:r>
          <w:r w:rsidR="00284ACE">
            <w:rPr>
              <w:noProof/>
              <w:webHidden/>
            </w:rPr>
            <w:fldChar w:fldCharType="begin"/>
          </w:r>
          <w:r w:rsidR="00284ACE">
            <w:rPr>
              <w:noProof/>
              <w:webHidden/>
            </w:rPr>
            <w:instrText xml:space="preserve"> PAGEREF _Toc12426977 \h </w:instrText>
          </w:r>
          <w:r w:rsidR="00284ACE">
            <w:rPr>
              <w:noProof/>
              <w:webHidden/>
            </w:rPr>
          </w:r>
          <w:r w:rsidR="00284ACE">
            <w:rPr>
              <w:noProof/>
              <w:webHidden/>
            </w:rPr>
            <w:fldChar w:fldCharType="separate"/>
          </w:r>
          <w:r w:rsidR="00284ACE">
            <w:rPr>
              <w:noProof/>
              <w:webHidden/>
            </w:rPr>
            <w:t>3</w:t>
          </w:r>
          <w:r w:rsidR="00284ACE">
            <w:rPr>
              <w:noProof/>
              <w:webHidden/>
            </w:rPr>
            <w:fldChar w:fldCharType="end"/>
          </w:r>
          <w:r w:rsidR="00AB7B72">
            <w:rPr>
              <w:noProof/>
            </w:rPr>
            <w:fldChar w:fldCharType="end"/>
          </w:r>
        </w:p>
        <w:p w14:paraId="5BEDDB47" w14:textId="7E2A0D09" w:rsidR="00BD5CB3" w:rsidRDefault="00BD5CB3">
          <w:r>
            <w:rPr>
              <w:b/>
              <w:bCs/>
              <w:noProof/>
            </w:rPr>
            <w:fldChar w:fldCharType="end"/>
          </w:r>
        </w:p>
      </w:sdtContent>
    </w:sdt>
    <w:p w14:paraId="00B3F50F" w14:textId="5D040DC4" w:rsidR="004E02E8" w:rsidRPr="004E02E8" w:rsidRDefault="004E02E8">
      <w:pPr>
        <w:rPr>
          <w:rFonts w:asciiTheme="minorHAnsi" w:hAnsiTheme="minorHAnsi" w:cstheme="minorBidi"/>
          <w:sz w:val="48"/>
          <w:szCs w:val="48"/>
        </w:rPr>
      </w:pPr>
    </w:p>
    <w:p w14:paraId="062ABD76" w14:textId="7BF7711D" w:rsidR="0017321D" w:rsidRDefault="0017321D" w:rsidP="0017321D"/>
    <w:p w14:paraId="5EBB5EEB" w14:textId="5535411A" w:rsidR="004E02E8" w:rsidRDefault="004E02E8" w:rsidP="0017321D"/>
    <w:p w14:paraId="770F5337" w14:textId="21F85DD8" w:rsidR="004E02E8" w:rsidRDefault="004E02E8" w:rsidP="0017321D"/>
    <w:p w14:paraId="5034DA7F" w14:textId="16AF085D" w:rsidR="004E02E8" w:rsidRDefault="004E02E8" w:rsidP="0017321D"/>
    <w:p w14:paraId="53E0A389" w14:textId="6BEEB11C" w:rsidR="004E02E8" w:rsidRDefault="004E02E8" w:rsidP="0017321D"/>
    <w:p w14:paraId="3F0D600E" w14:textId="7F2ACDAD" w:rsidR="004E02E8" w:rsidRDefault="004E02E8" w:rsidP="0017321D"/>
    <w:p w14:paraId="282168D3" w14:textId="24BF2D9D" w:rsidR="004E02E8" w:rsidRDefault="004E02E8" w:rsidP="0017321D"/>
    <w:p w14:paraId="55459409" w14:textId="694CF95B" w:rsidR="004E02E8" w:rsidRDefault="004E02E8" w:rsidP="0017321D"/>
    <w:p w14:paraId="4906FAF7" w14:textId="2BD6A694" w:rsidR="004E02E8" w:rsidRDefault="004E02E8" w:rsidP="0017321D"/>
    <w:p w14:paraId="64C1553A" w14:textId="67EF8DA0" w:rsidR="004E02E8" w:rsidRDefault="004E02E8" w:rsidP="0017321D"/>
    <w:p w14:paraId="6C19211E" w14:textId="1B186E9E" w:rsidR="004E02E8" w:rsidRDefault="004E02E8" w:rsidP="0017321D"/>
    <w:p w14:paraId="13585A79" w14:textId="3F939AD7" w:rsidR="004E02E8" w:rsidRDefault="004E02E8" w:rsidP="0017321D"/>
    <w:p w14:paraId="1CA7FD81" w14:textId="73B4F7B5" w:rsidR="004E02E8" w:rsidRDefault="004E02E8" w:rsidP="0017321D"/>
    <w:p w14:paraId="008FBD4A" w14:textId="255D6DF7" w:rsidR="004E02E8" w:rsidRDefault="004E02E8" w:rsidP="0017321D"/>
    <w:p w14:paraId="0C506B69" w14:textId="04354F7C" w:rsidR="004E02E8" w:rsidRDefault="004E02E8" w:rsidP="0017321D"/>
    <w:p w14:paraId="0C3709F3" w14:textId="36856C75" w:rsidR="004E02E8" w:rsidRDefault="004E02E8" w:rsidP="0017321D"/>
    <w:p w14:paraId="379E970A" w14:textId="5A152436" w:rsidR="004E02E8" w:rsidRDefault="004E02E8" w:rsidP="0017321D"/>
    <w:p w14:paraId="781B13B1" w14:textId="41CF529B" w:rsidR="004E02E8" w:rsidRDefault="004E02E8" w:rsidP="0017321D"/>
    <w:p w14:paraId="4B04BED8" w14:textId="77777777" w:rsidR="0017321D" w:rsidRPr="0017321D" w:rsidRDefault="0017321D" w:rsidP="0017321D"/>
    <w:p w14:paraId="625CDE1E" w14:textId="5AA43D93" w:rsidR="00E43228" w:rsidRPr="00BD5CB3" w:rsidRDefault="00BD5CB3" w:rsidP="00284ACE">
      <w:pPr>
        <w:pStyle w:val="Heading1"/>
      </w:pPr>
      <w:bookmarkStart w:id="8" w:name="_Toc12426977"/>
      <w:r w:rsidRPr="00BD5CB3">
        <w:t>Declaration</w:t>
      </w:r>
      <w:bookmarkEnd w:id="8"/>
    </w:p>
    <w:p w14:paraId="61B13983" w14:textId="62F7B93C" w:rsidR="00324D72" w:rsidRPr="00284ACE" w:rsidRDefault="00324D72" w:rsidP="00284ACE">
      <w:pPr>
        <w:pStyle w:val="IntenseQuote"/>
        <w:rPr>
          <w:sz w:val="2"/>
          <w:szCs w:val="2"/>
        </w:rPr>
      </w:pPr>
    </w:p>
    <w:p w14:paraId="5ADF7833" w14:textId="4A1328A6" w:rsidR="00324D72" w:rsidRDefault="00324D72" w:rsidP="00E43228"/>
    <w:p w14:paraId="5C0B4643" w14:textId="37A03C09" w:rsidR="00324D72" w:rsidRDefault="004A1D26">
      <w:pPr>
        <w:tabs>
          <w:tab w:val="left" w:pos="2055"/>
        </w:tabs>
        <w:pPrChange w:id="9" w:author="Biswajeet Sahoo" w:date="2019-06-26T14:10:00Z">
          <w:pPr/>
        </w:pPrChange>
      </w:pPr>
      <w:ins w:id="10" w:author="Biswajeet Sahoo" w:date="2019-06-26T14:10:00Z">
        <w:r>
          <w:tab/>
        </w:r>
      </w:ins>
    </w:p>
    <w:p w14:paraId="1958D65B" w14:textId="77777777" w:rsidR="00324D72" w:rsidRPr="00D731A2" w:rsidRDefault="00324D72" w:rsidP="00E43228">
      <w:pPr>
        <w:rPr>
          <w:szCs w:val="28"/>
        </w:rPr>
      </w:pPr>
    </w:p>
    <w:p w14:paraId="7D982ADF" w14:textId="78A37B28" w:rsidR="00324D72" w:rsidRPr="00D731A2" w:rsidRDefault="00324D72" w:rsidP="00324D72">
      <w:pPr>
        <w:spacing w:line="360" w:lineRule="auto"/>
        <w:jc w:val="both"/>
        <w:rPr>
          <w:szCs w:val="28"/>
          <w:lang w:val="en-US"/>
        </w:rPr>
      </w:pPr>
      <w:r w:rsidRPr="00D731A2">
        <w:rPr>
          <w:szCs w:val="28"/>
          <w:lang w:val="en-US"/>
        </w:rPr>
        <w:t xml:space="preserve">I, </w:t>
      </w:r>
      <w:r w:rsidRPr="00D731A2">
        <w:rPr>
          <w:b/>
          <w:szCs w:val="28"/>
          <w:lang w:val="en-US"/>
        </w:rPr>
        <w:t>Biswajeet Sahoo</w:t>
      </w:r>
      <w:r w:rsidRPr="00D731A2">
        <w:rPr>
          <w:szCs w:val="28"/>
          <w:lang w:val="en-US"/>
        </w:rPr>
        <w:t xml:space="preserve">, hereby declare that the presented report of summer internship entitled </w:t>
      </w:r>
      <w:r w:rsidRPr="00D731A2">
        <w:rPr>
          <w:b/>
          <w:szCs w:val="28"/>
          <w:lang w:val="en-US"/>
        </w:rPr>
        <w:t>“Interactive Tool for the Simulation of MOS Electrostatics”</w:t>
      </w:r>
      <w:r w:rsidRPr="00D731A2">
        <w:rPr>
          <w:szCs w:val="28"/>
          <w:lang w:val="en-US"/>
        </w:rPr>
        <w:t xml:space="preserve"> is the result of work carried out by me at the nanoDC Laboratory, Department of Electrical Engineering, Indian Institute of Technology Gandhinagar, under the able supervision of </w:t>
      </w:r>
      <w:r w:rsidRPr="00D731A2">
        <w:rPr>
          <w:b/>
          <w:szCs w:val="28"/>
          <w:lang w:val="en-US"/>
        </w:rPr>
        <w:t xml:space="preserve">Dr. </w:t>
      </w:r>
      <w:proofErr w:type="spellStart"/>
      <w:r w:rsidRPr="00D731A2">
        <w:rPr>
          <w:b/>
          <w:szCs w:val="28"/>
          <w:lang w:val="en-US"/>
        </w:rPr>
        <w:t>Nihar</w:t>
      </w:r>
      <w:proofErr w:type="spellEnd"/>
      <w:r w:rsidRPr="00D731A2">
        <w:rPr>
          <w:b/>
          <w:szCs w:val="28"/>
          <w:lang w:val="en-US"/>
        </w:rPr>
        <w:t xml:space="preserve"> </w:t>
      </w:r>
      <w:proofErr w:type="spellStart"/>
      <w:r w:rsidRPr="00D731A2">
        <w:rPr>
          <w:b/>
          <w:szCs w:val="28"/>
          <w:lang w:val="en-US"/>
        </w:rPr>
        <w:t>Ranjan</w:t>
      </w:r>
      <w:proofErr w:type="spellEnd"/>
      <w:r w:rsidRPr="00D731A2">
        <w:rPr>
          <w:b/>
          <w:szCs w:val="28"/>
          <w:lang w:val="en-US"/>
        </w:rPr>
        <w:t xml:space="preserve"> </w:t>
      </w:r>
      <w:proofErr w:type="spellStart"/>
      <w:r w:rsidRPr="00D731A2">
        <w:rPr>
          <w:b/>
          <w:szCs w:val="28"/>
          <w:lang w:val="en-US"/>
        </w:rPr>
        <w:t>Mohapatra</w:t>
      </w:r>
      <w:proofErr w:type="spellEnd"/>
      <w:r w:rsidRPr="00D731A2">
        <w:rPr>
          <w:szCs w:val="28"/>
          <w:lang w:val="en-US"/>
        </w:rPr>
        <w:t xml:space="preserve">.  </w:t>
      </w:r>
    </w:p>
    <w:p w14:paraId="51B1BB3A" w14:textId="1DDF32CA" w:rsidR="00324D72" w:rsidRPr="00D731A2" w:rsidRDefault="00324D72" w:rsidP="00324D72">
      <w:pPr>
        <w:spacing w:line="360" w:lineRule="auto"/>
        <w:jc w:val="both"/>
        <w:rPr>
          <w:szCs w:val="28"/>
          <w:lang w:val="en-US"/>
        </w:rPr>
      </w:pPr>
      <w:r w:rsidRPr="00D731A2">
        <w:rPr>
          <w:szCs w:val="28"/>
          <w:lang w:val="en-US"/>
        </w:rPr>
        <w:t>I also confirm that the information submitted in the report is true and original to the best of my knowledge.</w:t>
      </w:r>
    </w:p>
    <w:p w14:paraId="5B98FF5F" w14:textId="77777777" w:rsidR="00324D72" w:rsidRPr="00D731A2" w:rsidRDefault="00324D72" w:rsidP="00324D72">
      <w:pPr>
        <w:spacing w:line="360" w:lineRule="auto"/>
        <w:jc w:val="both"/>
        <w:rPr>
          <w:szCs w:val="28"/>
          <w:lang w:val="en-US"/>
        </w:rPr>
      </w:pPr>
    </w:p>
    <w:p w14:paraId="1789CC03" w14:textId="77777777" w:rsidR="00324D72" w:rsidRPr="00D731A2" w:rsidRDefault="00324D72" w:rsidP="00324D72">
      <w:pPr>
        <w:jc w:val="both"/>
        <w:rPr>
          <w:szCs w:val="28"/>
          <w:lang w:val="en-US"/>
        </w:rPr>
      </w:pPr>
    </w:p>
    <w:p w14:paraId="1C64432B" w14:textId="77777777" w:rsidR="00324D72" w:rsidRPr="00D731A2" w:rsidRDefault="00324D72" w:rsidP="00324D72">
      <w:pPr>
        <w:jc w:val="both"/>
        <w:rPr>
          <w:szCs w:val="28"/>
          <w:lang w:val="en-US"/>
        </w:rPr>
      </w:pPr>
    </w:p>
    <w:p w14:paraId="4D718550" w14:textId="4719861D" w:rsidR="00324D72" w:rsidRPr="00D731A2" w:rsidRDefault="00324D72" w:rsidP="00324D72">
      <w:pPr>
        <w:jc w:val="both"/>
        <w:rPr>
          <w:b/>
          <w:szCs w:val="28"/>
          <w:lang w:val="en-US"/>
        </w:rPr>
      </w:pPr>
      <w:r w:rsidRPr="00D731A2">
        <w:rPr>
          <w:szCs w:val="28"/>
          <w:lang w:val="en-US"/>
        </w:rPr>
        <w:t>IIT Gandhinagar</w:t>
      </w:r>
      <w:r w:rsidRPr="00D731A2">
        <w:rPr>
          <w:szCs w:val="28"/>
          <w:lang w:val="en-US"/>
        </w:rPr>
        <w:tab/>
      </w:r>
      <w:r w:rsidRPr="00D731A2">
        <w:rPr>
          <w:szCs w:val="28"/>
          <w:lang w:val="en-US"/>
        </w:rPr>
        <w:tab/>
      </w:r>
      <w:r w:rsidRPr="00D731A2">
        <w:rPr>
          <w:szCs w:val="28"/>
          <w:lang w:val="en-US"/>
        </w:rPr>
        <w:tab/>
      </w:r>
      <w:r w:rsidRPr="00D731A2">
        <w:rPr>
          <w:szCs w:val="28"/>
          <w:lang w:val="en-US"/>
        </w:rPr>
        <w:tab/>
      </w:r>
      <w:r w:rsidRPr="00D731A2">
        <w:rPr>
          <w:szCs w:val="28"/>
          <w:lang w:val="en-US"/>
        </w:rPr>
        <w:tab/>
      </w:r>
      <w:r w:rsidRPr="00D731A2">
        <w:rPr>
          <w:szCs w:val="28"/>
          <w:lang w:val="en-US"/>
        </w:rPr>
        <w:tab/>
      </w:r>
      <w:r w:rsidRPr="00D731A2">
        <w:rPr>
          <w:szCs w:val="28"/>
          <w:lang w:val="en-US"/>
        </w:rPr>
        <w:tab/>
        <w:t xml:space="preserve">    </w:t>
      </w:r>
      <w:r w:rsidRPr="00D731A2">
        <w:rPr>
          <w:b/>
          <w:szCs w:val="28"/>
          <w:lang w:val="en-US"/>
        </w:rPr>
        <w:t>Biswajeet Sahoo</w:t>
      </w:r>
    </w:p>
    <w:p w14:paraId="17142CDA" w14:textId="05220291" w:rsidR="00324D72" w:rsidRPr="00D731A2" w:rsidRDefault="00324D72" w:rsidP="00324D72">
      <w:pPr>
        <w:jc w:val="both"/>
        <w:rPr>
          <w:szCs w:val="28"/>
          <w:lang w:val="en-US"/>
        </w:rPr>
      </w:pPr>
      <w:r w:rsidRPr="00D731A2">
        <w:rPr>
          <w:szCs w:val="28"/>
          <w:lang w:val="en-US"/>
        </w:rPr>
        <w:t>May-June, 2019</w:t>
      </w:r>
      <w:r w:rsidRPr="00D731A2">
        <w:rPr>
          <w:szCs w:val="28"/>
          <w:lang w:val="en-US"/>
        </w:rPr>
        <w:tab/>
      </w:r>
      <w:r w:rsidRPr="00D731A2">
        <w:rPr>
          <w:szCs w:val="28"/>
          <w:lang w:val="en-US"/>
        </w:rPr>
        <w:tab/>
      </w:r>
      <w:r w:rsidRPr="00D731A2">
        <w:rPr>
          <w:szCs w:val="28"/>
          <w:lang w:val="en-US"/>
        </w:rPr>
        <w:tab/>
      </w:r>
      <w:r w:rsidRPr="00D731A2">
        <w:rPr>
          <w:szCs w:val="28"/>
          <w:lang w:val="en-US"/>
        </w:rPr>
        <w:tab/>
      </w:r>
      <w:r w:rsidRPr="00D731A2">
        <w:rPr>
          <w:szCs w:val="28"/>
          <w:lang w:val="en-US"/>
        </w:rPr>
        <w:tab/>
        <w:t xml:space="preserve">          </w:t>
      </w:r>
      <w:r w:rsidRPr="00D731A2">
        <w:rPr>
          <w:szCs w:val="28"/>
          <w:lang w:val="en-US"/>
        </w:rPr>
        <w:tab/>
      </w:r>
      <w:proofErr w:type="gramStart"/>
      <w:r w:rsidRPr="00D731A2">
        <w:rPr>
          <w:szCs w:val="28"/>
          <w:lang w:val="en-US"/>
        </w:rPr>
        <w:tab/>
        <w:t xml:space="preserve">  SRIP</w:t>
      </w:r>
      <w:proofErr w:type="gramEnd"/>
      <w:r w:rsidR="00D731A2">
        <w:rPr>
          <w:szCs w:val="28"/>
          <w:lang w:val="en-US"/>
        </w:rPr>
        <w:t xml:space="preserve"> </w:t>
      </w:r>
      <w:r w:rsidRPr="00D731A2">
        <w:rPr>
          <w:szCs w:val="28"/>
          <w:lang w:val="en-US"/>
        </w:rPr>
        <w:t xml:space="preserve">Id- </w:t>
      </w:r>
      <w:r w:rsidRPr="00D731A2">
        <w:rPr>
          <w:rFonts w:ascii="Segoe UI" w:hAnsi="Segoe UI" w:cs="Segoe UI"/>
          <w:color w:val="000000"/>
          <w:szCs w:val="28"/>
          <w:shd w:val="clear" w:color="auto" w:fill="FFFFFF"/>
        </w:rPr>
        <w:t>201945640</w:t>
      </w:r>
      <w:r w:rsidRPr="00D731A2">
        <w:rPr>
          <w:szCs w:val="28"/>
          <w:lang w:val="en-US"/>
        </w:rPr>
        <w:t xml:space="preserve"> </w:t>
      </w:r>
    </w:p>
    <w:p w14:paraId="4C3629F0" w14:textId="77777777" w:rsidR="00324D72" w:rsidRPr="00E43228" w:rsidRDefault="00324D72" w:rsidP="00E43228"/>
    <w:p w14:paraId="47F211E5" w14:textId="7D97DBB1" w:rsidR="00D731A2" w:rsidRDefault="00D731A2" w:rsidP="00524A0B">
      <w:pPr>
        <w:rPr>
          <w:szCs w:val="28"/>
        </w:rPr>
      </w:pPr>
    </w:p>
    <w:p w14:paraId="45D414AE" w14:textId="76A2611C" w:rsidR="00284ACE" w:rsidRDefault="00284ACE" w:rsidP="00524A0B">
      <w:pPr>
        <w:rPr>
          <w:ins w:id="11" w:author="Biswajeet Sahoo" w:date="2019-06-26T16:37:00Z"/>
          <w:szCs w:val="28"/>
        </w:rPr>
      </w:pPr>
    </w:p>
    <w:p w14:paraId="4E7476B7" w14:textId="77777777" w:rsidR="00854151" w:rsidRDefault="00854151" w:rsidP="00524A0B">
      <w:pPr>
        <w:rPr>
          <w:szCs w:val="28"/>
        </w:rPr>
      </w:pPr>
    </w:p>
    <w:p w14:paraId="67782155" w14:textId="5EAA1AEC" w:rsidR="00324D72" w:rsidRPr="0017321D" w:rsidRDefault="00D731A2" w:rsidP="00D731A2">
      <w:pPr>
        <w:pStyle w:val="Title"/>
        <w:pBdr>
          <w:bottom w:val="single" w:sz="8" w:space="2" w:color="4472C4" w:themeColor="accent1"/>
        </w:pBdr>
        <w:jc w:val="center"/>
        <w:rPr>
          <w:b/>
          <w:bCs/>
          <w:sz w:val="48"/>
          <w:szCs w:val="48"/>
        </w:rPr>
      </w:pPr>
      <w:r w:rsidRPr="0017321D">
        <w:rPr>
          <w:b/>
          <w:bCs/>
          <w:sz w:val="48"/>
          <w:szCs w:val="48"/>
        </w:rPr>
        <w:lastRenderedPageBreak/>
        <w:t>Acknowledgements</w:t>
      </w:r>
    </w:p>
    <w:p w14:paraId="3ED7A7DA" w14:textId="724F210C" w:rsidR="00D731A2" w:rsidRDefault="00D731A2" w:rsidP="00D731A2"/>
    <w:p w14:paraId="60565D1D" w14:textId="1AC59076" w:rsidR="00D731A2" w:rsidRPr="00E539D1" w:rsidRDefault="00D731A2" w:rsidP="006A6190">
      <w:pPr>
        <w:spacing w:after="240" w:line="360" w:lineRule="auto"/>
        <w:jc w:val="both"/>
        <w:rPr>
          <w:color w:val="000000" w:themeColor="text1"/>
          <w:szCs w:val="28"/>
          <w:lang w:val="en-US"/>
        </w:rPr>
      </w:pPr>
      <w:r w:rsidRPr="00E539D1">
        <w:rPr>
          <w:color w:val="000000" w:themeColor="text1"/>
          <w:szCs w:val="28"/>
          <w:lang w:val="en-US"/>
        </w:rPr>
        <w:t xml:space="preserve">The internship opportunity I had in the nanoDC Laboratory, Indian Institute of Technology Gandhinagar was a great experience for learning and research-professional development. I feel myself privileged for getting to meet and interact with many wonderful people and professionals who led me throughout this internship period. </w:t>
      </w:r>
    </w:p>
    <w:p w14:paraId="6C3EFEE5" w14:textId="610C20B1" w:rsidR="00D731A2" w:rsidRPr="00E539D1" w:rsidRDefault="00D731A2" w:rsidP="006A6190">
      <w:pPr>
        <w:spacing w:after="240" w:line="360" w:lineRule="auto"/>
        <w:jc w:val="both"/>
        <w:rPr>
          <w:szCs w:val="28"/>
          <w:lang w:val="en-US"/>
        </w:rPr>
      </w:pPr>
      <w:r w:rsidRPr="00E539D1">
        <w:rPr>
          <w:color w:val="000000" w:themeColor="text1"/>
          <w:szCs w:val="28"/>
          <w:lang w:val="en-US"/>
        </w:rPr>
        <w:t xml:space="preserve">I extend my deepest gratitude to my internship supervisor and mentor Dr. </w:t>
      </w:r>
      <w:proofErr w:type="spellStart"/>
      <w:r w:rsidRPr="00E539D1">
        <w:rPr>
          <w:color w:val="000000" w:themeColor="text1"/>
          <w:szCs w:val="28"/>
          <w:lang w:val="en-US"/>
        </w:rPr>
        <w:t>Nihar</w:t>
      </w:r>
      <w:proofErr w:type="spellEnd"/>
      <w:r w:rsidRPr="00E539D1">
        <w:rPr>
          <w:color w:val="000000" w:themeColor="text1"/>
          <w:szCs w:val="28"/>
          <w:lang w:val="en-US"/>
        </w:rPr>
        <w:t xml:space="preserve"> </w:t>
      </w:r>
      <w:proofErr w:type="spellStart"/>
      <w:r w:rsidRPr="00E539D1">
        <w:rPr>
          <w:color w:val="000000" w:themeColor="text1"/>
          <w:szCs w:val="28"/>
          <w:lang w:val="en-US"/>
        </w:rPr>
        <w:t>Ranjan</w:t>
      </w:r>
      <w:proofErr w:type="spellEnd"/>
      <w:r w:rsidRPr="00E539D1">
        <w:rPr>
          <w:color w:val="000000" w:themeColor="text1"/>
          <w:szCs w:val="28"/>
          <w:lang w:val="en-US"/>
        </w:rPr>
        <w:t xml:space="preserve"> </w:t>
      </w:r>
      <w:proofErr w:type="spellStart"/>
      <w:r w:rsidRPr="00E539D1">
        <w:rPr>
          <w:color w:val="000000" w:themeColor="text1"/>
          <w:szCs w:val="28"/>
          <w:lang w:val="en-US"/>
        </w:rPr>
        <w:t>Mohapatra</w:t>
      </w:r>
      <w:proofErr w:type="spellEnd"/>
      <w:r w:rsidRPr="00E539D1">
        <w:rPr>
          <w:color w:val="000000" w:themeColor="text1"/>
          <w:szCs w:val="28"/>
          <w:lang w:val="en-US"/>
        </w:rPr>
        <w:t xml:space="preserve"> (Assistant Professor of Electrical Engineering, IIT Gandhinagar)</w:t>
      </w:r>
      <w:r w:rsidRPr="00E539D1">
        <w:rPr>
          <w:color w:val="0070C0"/>
          <w:szCs w:val="28"/>
          <w:lang w:val="en-US"/>
        </w:rPr>
        <w:t xml:space="preserve"> </w:t>
      </w:r>
      <w:r w:rsidRPr="00E539D1">
        <w:rPr>
          <w:szCs w:val="28"/>
          <w:lang w:val="en-US"/>
        </w:rPr>
        <w:t xml:space="preserve">for his esteemed guidance, </w:t>
      </w:r>
      <w:del w:id="12" w:author="Biswajeet Sahoo" w:date="2019-06-27T06:47:00Z">
        <w:r w:rsidRPr="00E539D1" w:rsidDel="00CC6AA8">
          <w:rPr>
            <w:szCs w:val="28"/>
            <w:lang w:val="en-US"/>
          </w:rPr>
          <w:delText xml:space="preserve">numerous fruitful discussions and </w:delText>
        </w:r>
      </w:del>
      <w:r w:rsidRPr="00E539D1">
        <w:rPr>
          <w:szCs w:val="28"/>
          <w:lang w:val="en-US"/>
        </w:rPr>
        <w:t xml:space="preserve">invaluable inputs during my internship tenure. I could not have imagined having a better advisor and mentor for pursuing this internship project. </w:t>
      </w:r>
    </w:p>
    <w:p w14:paraId="7E6B3C2E" w14:textId="28B1F765" w:rsidR="00D731A2" w:rsidRPr="00F53BC1" w:rsidRDefault="00D731A2" w:rsidP="006A6190">
      <w:pPr>
        <w:spacing w:line="360" w:lineRule="auto"/>
        <w:jc w:val="both"/>
        <w:rPr>
          <w:szCs w:val="28"/>
          <w:lang w:val="en-US"/>
        </w:rPr>
      </w:pPr>
      <w:r w:rsidRPr="00E539D1">
        <w:rPr>
          <w:szCs w:val="28"/>
          <w:lang w:val="en-US"/>
        </w:rPr>
        <w:t>I choose this special space to gratefully acknowledge the immense cooperation and contribution of Mr</w:t>
      </w:r>
      <w:r w:rsidR="00F53BC1">
        <w:rPr>
          <w:szCs w:val="28"/>
          <w:lang w:val="en-US"/>
        </w:rPr>
        <w:t xml:space="preserve">. </w:t>
      </w:r>
      <w:proofErr w:type="spellStart"/>
      <w:r w:rsidR="00F53BC1" w:rsidRPr="00F53BC1">
        <w:rPr>
          <w:szCs w:val="28"/>
          <w:lang w:val="en-US"/>
        </w:rPr>
        <w:t>Mohit</w:t>
      </w:r>
      <w:proofErr w:type="spellEnd"/>
      <w:r w:rsidR="00F53BC1" w:rsidRPr="00F53BC1">
        <w:rPr>
          <w:szCs w:val="28"/>
          <w:lang w:val="en-US"/>
        </w:rPr>
        <w:t xml:space="preserve"> D </w:t>
      </w:r>
      <w:proofErr w:type="spellStart"/>
      <w:r w:rsidR="00F53BC1" w:rsidRPr="00F53BC1">
        <w:rPr>
          <w:szCs w:val="28"/>
          <w:lang w:val="en-US"/>
        </w:rPr>
        <w:t>Ganeriwala</w:t>
      </w:r>
      <w:proofErr w:type="spellEnd"/>
      <w:r w:rsidR="00E539D1" w:rsidRPr="00E539D1">
        <w:rPr>
          <w:szCs w:val="28"/>
          <w:lang w:val="en-US"/>
        </w:rPr>
        <w:t>, PhD scholar</w:t>
      </w:r>
      <w:r w:rsidRPr="00E539D1">
        <w:rPr>
          <w:szCs w:val="28"/>
          <w:lang w:val="en-US"/>
        </w:rPr>
        <w:t xml:space="preserve"> </w:t>
      </w:r>
      <w:r w:rsidR="00E539D1" w:rsidRPr="00E539D1">
        <w:rPr>
          <w:szCs w:val="28"/>
          <w:lang w:val="en-US"/>
        </w:rPr>
        <w:t>at IITGN</w:t>
      </w:r>
      <w:r w:rsidRPr="00E539D1">
        <w:rPr>
          <w:szCs w:val="28"/>
          <w:lang w:val="en-US"/>
        </w:rPr>
        <w:t xml:space="preserve">, who has made this journey a truly learning and joyful experience. His efforts in guiding me in every aspect to provide me a congenial working atmosphere are highly appreciated. Not only he guided me for the successful completion of the internship work but also shaped my vision as a budding research aspirant. </w:t>
      </w:r>
    </w:p>
    <w:p w14:paraId="145658C5" w14:textId="198ED6A4" w:rsidR="00524A0B" w:rsidRDefault="00D731A2" w:rsidP="006A6190">
      <w:pPr>
        <w:spacing w:after="240" w:line="360" w:lineRule="auto"/>
        <w:jc w:val="both"/>
        <w:rPr>
          <w:szCs w:val="28"/>
          <w:lang w:val="en-US"/>
        </w:rPr>
      </w:pPr>
      <w:r w:rsidRPr="00E539D1">
        <w:rPr>
          <w:szCs w:val="28"/>
          <w:lang w:val="en-US"/>
        </w:rPr>
        <w:t xml:space="preserve">I would also like to thank all </w:t>
      </w:r>
      <w:r w:rsidR="00E539D1" w:rsidRPr="00E539D1">
        <w:rPr>
          <w:szCs w:val="28"/>
          <w:lang w:val="en-US"/>
        </w:rPr>
        <w:t>my</w:t>
      </w:r>
      <w:r w:rsidRPr="00E539D1">
        <w:rPr>
          <w:szCs w:val="28"/>
          <w:lang w:val="en-US"/>
        </w:rPr>
        <w:t xml:space="preserve"> friends</w:t>
      </w:r>
      <w:r w:rsidR="00E539D1" w:rsidRPr="00E539D1">
        <w:rPr>
          <w:szCs w:val="28"/>
          <w:lang w:val="en-US"/>
        </w:rPr>
        <w:t xml:space="preserve"> and the</w:t>
      </w:r>
      <w:r w:rsidR="00F53BC1">
        <w:rPr>
          <w:szCs w:val="28"/>
          <w:lang w:val="en-US"/>
        </w:rPr>
        <w:t xml:space="preserve"> students in the lab</w:t>
      </w:r>
      <w:r w:rsidR="00E539D1" w:rsidRPr="00E539D1">
        <w:rPr>
          <w:szCs w:val="28"/>
          <w:lang w:val="en-US"/>
        </w:rPr>
        <w:t xml:space="preserve"> </w:t>
      </w:r>
      <w:r w:rsidRPr="00E539D1">
        <w:rPr>
          <w:szCs w:val="28"/>
          <w:lang w:val="en-US"/>
        </w:rPr>
        <w:t>for bestowing their unforgettable love, warmth and support during my stay on the campus of IIT G</w:t>
      </w:r>
      <w:r w:rsidR="00E539D1" w:rsidRPr="00E539D1">
        <w:rPr>
          <w:szCs w:val="28"/>
          <w:lang w:val="en-US"/>
        </w:rPr>
        <w:t>andhinagar</w:t>
      </w:r>
      <w:r w:rsidRPr="00E539D1">
        <w:rPr>
          <w:szCs w:val="28"/>
          <w:lang w:val="en-US"/>
        </w:rPr>
        <w:t xml:space="preserve">. </w:t>
      </w:r>
    </w:p>
    <w:p w14:paraId="4EE9215B" w14:textId="77777777" w:rsidR="00524A0B" w:rsidRPr="00E539D1" w:rsidRDefault="00524A0B" w:rsidP="00524A0B">
      <w:pPr>
        <w:spacing w:after="240" w:line="360" w:lineRule="auto"/>
        <w:jc w:val="both"/>
        <w:rPr>
          <w:szCs w:val="28"/>
          <w:lang w:val="en-US"/>
        </w:rPr>
      </w:pPr>
    </w:p>
    <w:p w14:paraId="20D6822E" w14:textId="1E69706D" w:rsidR="00D731A2" w:rsidRPr="00E539D1" w:rsidRDefault="00D731A2" w:rsidP="00D731A2">
      <w:pPr>
        <w:spacing w:after="0"/>
        <w:jc w:val="both"/>
        <w:rPr>
          <w:b/>
          <w:szCs w:val="28"/>
          <w:lang w:val="en-US"/>
        </w:rPr>
      </w:pPr>
      <w:r w:rsidRPr="00E539D1">
        <w:rPr>
          <w:szCs w:val="28"/>
          <w:lang w:val="en-US"/>
        </w:rPr>
        <w:t>IIT G</w:t>
      </w:r>
      <w:r w:rsidR="00E539D1" w:rsidRPr="00E539D1">
        <w:rPr>
          <w:szCs w:val="28"/>
          <w:lang w:val="en-US"/>
        </w:rPr>
        <w:t>andhinagar</w:t>
      </w:r>
      <w:r w:rsidRPr="00E539D1">
        <w:rPr>
          <w:szCs w:val="28"/>
          <w:lang w:val="en-US"/>
        </w:rPr>
        <w:t xml:space="preserve">                                                                      </w:t>
      </w:r>
      <w:r w:rsidR="00524A0B">
        <w:rPr>
          <w:szCs w:val="28"/>
          <w:lang w:val="en-US"/>
        </w:rPr>
        <w:t>Biswajeet Sahoo</w:t>
      </w:r>
    </w:p>
    <w:p w14:paraId="60B3B4CE" w14:textId="6A8491A9" w:rsidR="00D731A2" w:rsidRDefault="00E539D1" w:rsidP="0017321D">
      <w:pPr>
        <w:spacing w:after="0"/>
        <w:jc w:val="both"/>
        <w:rPr>
          <w:rFonts w:ascii="Segoe UI" w:hAnsi="Segoe UI" w:cs="Segoe UI"/>
          <w:color w:val="000000"/>
          <w:szCs w:val="28"/>
          <w:shd w:val="clear" w:color="auto" w:fill="FFFFFF"/>
        </w:rPr>
      </w:pPr>
      <w:r w:rsidRPr="00E539D1">
        <w:rPr>
          <w:szCs w:val="28"/>
          <w:lang w:val="en-US"/>
        </w:rPr>
        <w:t>May-</w:t>
      </w:r>
      <w:r w:rsidR="00D731A2" w:rsidRPr="00E539D1">
        <w:rPr>
          <w:szCs w:val="28"/>
          <w:lang w:val="en-US"/>
        </w:rPr>
        <w:t>Ju</w:t>
      </w:r>
      <w:r w:rsidRPr="00E539D1">
        <w:rPr>
          <w:szCs w:val="28"/>
          <w:lang w:val="en-US"/>
        </w:rPr>
        <w:t>ne</w:t>
      </w:r>
      <w:r w:rsidR="00D731A2" w:rsidRPr="00E539D1">
        <w:rPr>
          <w:szCs w:val="28"/>
          <w:lang w:val="en-US"/>
        </w:rPr>
        <w:t>, 201</w:t>
      </w:r>
      <w:r w:rsidRPr="00E539D1">
        <w:rPr>
          <w:szCs w:val="28"/>
          <w:lang w:val="en-US"/>
        </w:rPr>
        <w:t>9</w:t>
      </w:r>
      <w:r w:rsidRPr="00E539D1">
        <w:rPr>
          <w:szCs w:val="28"/>
          <w:lang w:val="en-US"/>
        </w:rPr>
        <w:tab/>
      </w:r>
      <w:r w:rsidRPr="00E539D1">
        <w:rPr>
          <w:szCs w:val="28"/>
          <w:lang w:val="en-US"/>
        </w:rPr>
        <w:tab/>
      </w:r>
      <w:r w:rsidRPr="00E539D1">
        <w:rPr>
          <w:szCs w:val="28"/>
          <w:lang w:val="en-US"/>
        </w:rPr>
        <w:tab/>
      </w:r>
      <w:r w:rsidRPr="00E539D1">
        <w:rPr>
          <w:szCs w:val="28"/>
          <w:lang w:val="en-US"/>
        </w:rPr>
        <w:tab/>
      </w:r>
      <w:r w:rsidRPr="00E539D1">
        <w:rPr>
          <w:szCs w:val="28"/>
          <w:lang w:val="en-US"/>
        </w:rPr>
        <w:tab/>
      </w:r>
      <w:r w:rsidRPr="00E539D1">
        <w:rPr>
          <w:szCs w:val="28"/>
          <w:lang w:val="en-US"/>
        </w:rPr>
        <w:tab/>
      </w:r>
      <w:r w:rsidRPr="00E539D1">
        <w:rPr>
          <w:szCs w:val="28"/>
          <w:lang w:val="en-US"/>
        </w:rPr>
        <w:tab/>
        <w:t xml:space="preserve">SRIP </w:t>
      </w:r>
      <w:r w:rsidR="00524A0B">
        <w:rPr>
          <w:szCs w:val="28"/>
          <w:lang w:val="en-US"/>
        </w:rPr>
        <w:t>I</w:t>
      </w:r>
      <w:r w:rsidRPr="00E539D1">
        <w:rPr>
          <w:szCs w:val="28"/>
          <w:lang w:val="en-US"/>
        </w:rPr>
        <w:t xml:space="preserve">d- </w:t>
      </w:r>
      <w:r w:rsidRPr="00E539D1">
        <w:rPr>
          <w:rFonts w:ascii="Segoe UI" w:hAnsi="Segoe UI" w:cs="Segoe UI"/>
          <w:color w:val="000000"/>
          <w:szCs w:val="28"/>
          <w:shd w:val="clear" w:color="auto" w:fill="FFFFFF"/>
        </w:rPr>
        <w:t>201945640</w:t>
      </w:r>
    </w:p>
    <w:p w14:paraId="7AD4E000" w14:textId="77777777" w:rsidR="00846797" w:rsidRDefault="00846797" w:rsidP="0017321D">
      <w:pPr>
        <w:spacing w:after="0"/>
        <w:jc w:val="both"/>
        <w:rPr>
          <w:szCs w:val="28"/>
          <w:lang w:val="en-US"/>
        </w:rPr>
      </w:pPr>
    </w:p>
    <w:p w14:paraId="471B67CD" w14:textId="1576282F" w:rsidR="0017321D" w:rsidRPr="0017321D" w:rsidRDefault="0017321D" w:rsidP="0017321D">
      <w:pPr>
        <w:pStyle w:val="Title"/>
        <w:pBdr>
          <w:bottom w:val="single" w:sz="8" w:space="2" w:color="4472C4" w:themeColor="accent1"/>
        </w:pBdr>
        <w:jc w:val="center"/>
        <w:rPr>
          <w:b/>
          <w:bCs/>
          <w:sz w:val="48"/>
          <w:szCs w:val="48"/>
        </w:rPr>
      </w:pPr>
      <w:r w:rsidRPr="0017321D">
        <w:rPr>
          <w:b/>
          <w:bCs/>
          <w:sz w:val="48"/>
          <w:szCs w:val="48"/>
        </w:rPr>
        <w:lastRenderedPageBreak/>
        <w:t>A</w:t>
      </w:r>
      <w:r>
        <w:rPr>
          <w:b/>
          <w:bCs/>
          <w:sz w:val="48"/>
          <w:szCs w:val="48"/>
        </w:rPr>
        <w:t>bstract</w:t>
      </w:r>
    </w:p>
    <w:p w14:paraId="14792DD8" w14:textId="00B69DFA" w:rsidR="00D731A2" w:rsidRDefault="00D731A2" w:rsidP="00D731A2"/>
    <w:p w14:paraId="78D72A87" w14:textId="71876B69" w:rsidR="006C1EBD" w:rsidRDefault="006C1EBD" w:rsidP="00D731A2"/>
    <w:p w14:paraId="4742773F" w14:textId="77777777" w:rsidR="00CD0F76" w:rsidRDefault="00CD0F76" w:rsidP="006C1EBD">
      <w:pPr>
        <w:spacing w:line="360" w:lineRule="auto"/>
        <w:rPr>
          <w:szCs w:val="28"/>
        </w:rPr>
      </w:pPr>
    </w:p>
    <w:p w14:paraId="4EAF6B4C" w14:textId="04A2EF0F" w:rsidR="0017321D" w:rsidRPr="008E2F15" w:rsidRDefault="006A6190" w:rsidP="006A6190">
      <w:pPr>
        <w:spacing w:line="360" w:lineRule="auto"/>
        <w:jc w:val="both"/>
        <w:rPr>
          <w:szCs w:val="28"/>
        </w:rPr>
      </w:pPr>
      <w:r>
        <w:rPr>
          <w:szCs w:val="28"/>
        </w:rPr>
        <w:t>T</w:t>
      </w:r>
      <w:r w:rsidR="00CD0F76">
        <w:rPr>
          <w:szCs w:val="28"/>
        </w:rPr>
        <w:t xml:space="preserve">he development </w:t>
      </w:r>
      <w:r>
        <w:rPr>
          <w:szCs w:val="28"/>
        </w:rPr>
        <w:t>of VLSI technology is hugely focused</w:t>
      </w:r>
      <w:r w:rsidR="00CD0F76">
        <w:rPr>
          <w:szCs w:val="28"/>
        </w:rPr>
        <w:t xml:space="preserve"> towards the miniaturization of semiconductor devices which in turn heavily depend on the advancement in the</w:t>
      </w:r>
      <w:r w:rsidR="00A208CC">
        <w:rPr>
          <w:szCs w:val="28"/>
        </w:rPr>
        <w:t xml:space="preserve"> Metal-Oxide-Semiconductor Field Effect Transistor (</w:t>
      </w:r>
      <w:r w:rsidR="00CD0F76">
        <w:rPr>
          <w:szCs w:val="28"/>
        </w:rPr>
        <w:t>MOSFET</w:t>
      </w:r>
      <w:r w:rsidR="00A208CC">
        <w:rPr>
          <w:szCs w:val="28"/>
        </w:rPr>
        <w:t>)</w:t>
      </w:r>
      <w:r w:rsidR="00CD0F76">
        <w:rPr>
          <w:szCs w:val="28"/>
        </w:rPr>
        <w:t>. The minimum dimension of a single device for present day technolo</w:t>
      </w:r>
      <w:r w:rsidR="00A208CC">
        <w:rPr>
          <w:szCs w:val="28"/>
        </w:rPr>
        <w:t xml:space="preserve">gy is below 30 </w:t>
      </w:r>
      <w:r w:rsidR="00CD0F76">
        <w:rPr>
          <w:szCs w:val="28"/>
        </w:rPr>
        <w:t xml:space="preserve">nm in channel length. So with the advancement of the nanotechnology, it’s very </w:t>
      </w:r>
      <w:r w:rsidR="00A208CC">
        <w:rPr>
          <w:szCs w:val="28"/>
        </w:rPr>
        <w:t>important to study</w:t>
      </w:r>
      <w:r w:rsidR="00AE13A7">
        <w:rPr>
          <w:szCs w:val="28"/>
        </w:rPr>
        <w:t xml:space="preserve"> the electrostatic</w:t>
      </w:r>
      <w:r w:rsidR="00A208CC">
        <w:rPr>
          <w:szCs w:val="28"/>
        </w:rPr>
        <w:t xml:space="preserve"> and transport</w:t>
      </w:r>
      <w:r w:rsidR="00AE13A7">
        <w:rPr>
          <w:szCs w:val="28"/>
        </w:rPr>
        <w:t xml:space="preserve"> properties of the MOSFET. </w:t>
      </w:r>
      <w:r w:rsidR="008E2F15">
        <w:rPr>
          <w:szCs w:val="28"/>
        </w:rPr>
        <w:t xml:space="preserve">In this project, an interactive tool </w:t>
      </w:r>
      <w:r w:rsidR="00CD0F76">
        <w:rPr>
          <w:szCs w:val="28"/>
        </w:rPr>
        <w:t>i</w:t>
      </w:r>
      <w:r w:rsidR="008E2F15">
        <w:rPr>
          <w:szCs w:val="28"/>
        </w:rPr>
        <w:t xml:space="preserve">s made for the simulation of </w:t>
      </w:r>
      <w:r w:rsidR="008E2F15" w:rsidRPr="008E2F15">
        <w:rPr>
          <w:i/>
          <w:iCs/>
          <w:szCs w:val="28"/>
        </w:rPr>
        <w:t xml:space="preserve">MOSFET </w:t>
      </w:r>
      <w:r w:rsidR="00A208CC">
        <w:rPr>
          <w:i/>
          <w:iCs/>
          <w:szCs w:val="28"/>
        </w:rPr>
        <w:t>Characteristics</w:t>
      </w:r>
      <w:r w:rsidR="008E2F15">
        <w:rPr>
          <w:szCs w:val="28"/>
        </w:rPr>
        <w:t xml:space="preserve">. The tool has been made </w:t>
      </w:r>
      <w:r w:rsidR="006C1EBD">
        <w:rPr>
          <w:szCs w:val="28"/>
        </w:rPr>
        <w:t>for the simulation of MOS</w:t>
      </w:r>
      <w:r w:rsidR="008D2F3E">
        <w:rPr>
          <w:szCs w:val="28"/>
        </w:rPr>
        <w:t xml:space="preserve"> </w:t>
      </w:r>
      <w:r w:rsidR="006C1EBD">
        <w:rPr>
          <w:szCs w:val="28"/>
        </w:rPr>
        <w:t>Cap</w:t>
      </w:r>
      <w:r w:rsidR="00AE13A7">
        <w:rPr>
          <w:szCs w:val="28"/>
        </w:rPr>
        <w:t xml:space="preserve"> </w:t>
      </w:r>
      <w:r w:rsidR="006C1EBD">
        <w:rPr>
          <w:szCs w:val="28"/>
        </w:rPr>
        <w:t>(2 terminal), 3 terminal MOS and the 4 terminal MOS</w:t>
      </w:r>
      <w:r w:rsidR="00A208CC">
        <w:rPr>
          <w:szCs w:val="28"/>
        </w:rPr>
        <w:t>FET</w:t>
      </w:r>
      <w:r w:rsidR="006C1EBD">
        <w:rPr>
          <w:szCs w:val="28"/>
        </w:rPr>
        <w:t xml:space="preserve">. </w:t>
      </w:r>
      <w:r w:rsidR="00A208CC">
        <w:rPr>
          <w:szCs w:val="28"/>
        </w:rPr>
        <w:t>The tool has options to simulate both n-</w:t>
      </w:r>
      <w:r w:rsidR="006C1EBD">
        <w:rPr>
          <w:szCs w:val="28"/>
        </w:rPr>
        <w:t xml:space="preserve">type </w:t>
      </w:r>
      <w:r w:rsidR="00A208CC">
        <w:rPr>
          <w:szCs w:val="28"/>
        </w:rPr>
        <w:t>as well as p-</w:t>
      </w:r>
      <w:r w:rsidR="006C1EBD">
        <w:rPr>
          <w:szCs w:val="28"/>
        </w:rPr>
        <w:t>type MOSFET. This tool is designed in which a way that it will be more user-friendly and easy to understand. It gives a proper visual representation of how a MOSFET would work under different scenarios as per the inputs given by the user and finally plotting the result</w:t>
      </w:r>
      <w:r>
        <w:rPr>
          <w:szCs w:val="28"/>
        </w:rPr>
        <w:t xml:space="preserve">ing graphs. It can prove </w:t>
      </w:r>
      <w:r w:rsidR="006C1EBD">
        <w:rPr>
          <w:szCs w:val="28"/>
        </w:rPr>
        <w:t xml:space="preserve">very useful for </w:t>
      </w:r>
      <w:r>
        <w:rPr>
          <w:szCs w:val="28"/>
        </w:rPr>
        <w:t xml:space="preserve">understanding the MOSFET physics. </w:t>
      </w:r>
    </w:p>
    <w:p w14:paraId="349804E8" w14:textId="47011AF6" w:rsidR="008E2F15" w:rsidRDefault="008E2F15" w:rsidP="006C1EBD">
      <w:pPr>
        <w:spacing w:line="360" w:lineRule="auto"/>
      </w:pPr>
    </w:p>
    <w:p w14:paraId="107431AD" w14:textId="54A27950" w:rsidR="008E2F15" w:rsidRDefault="008E2F15" w:rsidP="00D731A2"/>
    <w:p w14:paraId="5E74C71E" w14:textId="4107AD2E" w:rsidR="0017321D" w:rsidRDefault="0017321D" w:rsidP="00D731A2"/>
    <w:p w14:paraId="5E8B8B09" w14:textId="2A61C37E" w:rsidR="0017321D" w:rsidRDefault="0017321D" w:rsidP="00D731A2"/>
    <w:p w14:paraId="03958FD8" w14:textId="1BBC077F" w:rsidR="0017321D" w:rsidRDefault="0017321D" w:rsidP="00D731A2"/>
    <w:p w14:paraId="17784531" w14:textId="7C032929" w:rsidR="0017321D" w:rsidRDefault="0017321D" w:rsidP="00D731A2"/>
    <w:p w14:paraId="204F0B39" w14:textId="136E50F8" w:rsidR="0017321D" w:rsidRDefault="0017321D" w:rsidP="00D731A2"/>
    <w:p w14:paraId="17275724" w14:textId="77777777" w:rsidR="00051B6E" w:rsidRDefault="00051B6E" w:rsidP="00D731A2"/>
    <w:p w14:paraId="24E14BD3" w14:textId="58BEF130" w:rsidR="0017321D" w:rsidRDefault="008E2F15" w:rsidP="0017321D">
      <w:pPr>
        <w:pStyle w:val="Title"/>
        <w:pBdr>
          <w:bottom w:val="single" w:sz="8" w:space="2" w:color="4472C4" w:themeColor="accent1"/>
        </w:pBdr>
        <w:jc w:val="center"/>
        <w:rPr>
          <w:b/>
          <w:bCs/>
          <w:sz w:val="48"/>
          <w:szCs w:val="48"/>
        </w:rPr>
      </w:pPr>
      <w:r>
        <w:rPr>
          <w:b/>
          <w:bCs/>
          <w:sz w:val="48"/>
          <w:szCs w:val="48"/>
        </w:rPr>
        <w:t>Introduction</w:t>
      </w:r>
    </w:p>
    <w:p w14:paraId="23B7E3A5" w14:textId="77777777" w:rsidR="004A1AB6" w:rsidRDefault="004A1AB6" w:rsidP="009C79F5">
      <w:pPr>
        <w:spacing w:line="360" w:lineRule="auto"/>
        <w:rPr>
          <w:szCs w:val="28"/>
        </w:rPr>
      </w:pPr>
    </w:p>
    <w:p w14:paraId="6637EACC" w14:textId="03755DBD" w:rsidR="00EC1E7B" w:rsidRDefault="006A6190" w:rsidP="006A6190">
      <w:pPr>
        <w:spacing w:line="360" w:lineRule="auto"/>
        <w:jc w:val="both"/>
        <w:rPr>
          <w:szCs w:val="28"/>
        </w:rPr>
      </w:pPr>
      <w:r>
        <w:rPr>
          <w:szCs w:val="28"/>
        </w:rPr>
        <w:t>The Metal-Oxide-</w:t>
      </w:r>
      <w:r w:rsidR="009C79F5">
        <w:rPr>
          <w:szCs w:val="28"/>
        </w:rPr>
        <w:t>Semiconductor Field Effect Transistor</w:t>
      </w:r>
      <w:r>
        <w:rPr>
          <w:szCs w:val="28"/>
        </w:rPr>
        <w:t xml:space="preserve"> (MOSFET</w:t>
      </w:r>
      <w:r w:rsidR="009C79F5">
        <w:rPr>
          <w:szCs w:val="28"/>
        </w:rPr>
        <w:t xml:space="preserve">) is a semiconductor device which is widely used for switching and amplifying electronics signals in most of the electronic devices. It is the heart of the integrated circuit and it can be designed and fabricated in a single chip because of the very small size of it. It can be used in both </w:t>
      </w:r>
      <w:proofErr w:type="spellStart"/>
      <w:r w:rsidR="009C79F5">
        <w:rPr>
          <w:szCs w:val="28"/>
        </w:rPr>
        <w:t>analog</w:t>
      </w:r>
      <w:proofErr w:type="spellEnd"/>
      <w:r w:rsidR="009C79F5">
        <w:rPr>
          <w:szCs w:val="28"/>
        </w:rPr>
        <w:t xml:space="preserve"> and digital circuits. It is a unipolar device i.e. conduction of current is either carried out by the movement of electrons or holes. It is much </w:t>
      </w:r>
      <w:r>
        <w:rPr>
          <w:szCs w:val="28"/>
        </w:rPr>
        <w:t xml:space="preserve">power efficient compare to the </w:t>
      </w:r>
      <w:r w:rsidR="00CF0F4C">
        <w:rPr>
          <w:szCs w:val="28"/>
        </w:rPr>
        <w:t>BJT</w:t>
      </w:r>
      <w:r>
        <w:rPr>
          <w:szCs w:val="28"/>
        </w:rPr>
        <w:t>, making it ideal for low power hand held devices. Also, with continuous miniaturization the speed and functionality of circuit can also, be increased. W</w:t>
      </w:r>
      <w:r w:rsidR="00CF0F4C">
        <w:rPr>
          <w:szCs w:val="28"/>
        </w:rPr>
        <w:t xml:space="preserve">ith the increasing need of the </w:t>
      </w:r>
      <w:r>
        <w:rPr>
          <w:szCs w:val="28"/>
        </w:rPr>
        <w:t xml:space="preserve">high speed and low power circuits in the electronic devices in </w:t>
      </w:r>
      <w:r w:rsidR="00CF0F4C">
        <w:rPr>
          <w:szCs w:val="28"/>
        </w:rPr>
        <w:t xml:space="preserve">this era, it’s </w:t>
      </w:r>
      <w:r>
        <w:rPr>
          <w:szCs w:val="28"/>
        </w:rPr>
        <w:t>crucial</w:t>
      </w:r>
      <w:r w:rsidR="00CF0F4C">
        <w:rPr>
          <w:szCs w:val="28"/>
        </w:rPr>
        <w:t xml:space="preserve"> to study the operation of MOSFET </w:t>
      </w:r>
      <w:r>
        <w:rPr>
          <w:szCs w:val="28"/>
        </w:rPr>
        <w:t xml:space="preserve">and its dependence on the </w:t>
      </w:r>
      <w:r w:rsidR="00CF0F4C">
        <w:rPr>
          <w:szCs w:val="28"/>
        </w:rPr>
        <w:t>structure, material, applied voltages</w:t>
      </w:r>
      <w:r w:rsidR="00EC1E7B">
        <w:rPr>
          <w:szCs w:val="28"/>
        </w:rPr>
        <w:t xml:space="preserve">, etc. </w:t>
      </w:r>
    </w:p>
    <w:p w14:paraId="47A88289" w14:textId="03476D47" w:rsidR="00EC1E7B" w:rsidRDefault="00EC1E7B" w:rsidP="006A6190">
      <w:pPr>
        <w:spacing w:line="360" w:lineRule="auto"/>
        <w:jc w:val="both"/>
        <w:rPr>
          <w:szCs w:val="28"/>
        </w:rPr>
      </w:pPr>
      <w:r>
        <w:rPr>
          <w:szCs w:val="28"/>
        </w:rPr>
        <w:t xml:space="preserve">In this scenario, a simulation tool will play a pivotal role for the design engineers and researchers to analyse, characterize, and develop new devices. It saves time and lowers the cost of design when compared to the experimental approach. So a dynamic interactive tool is important for simulating devices. </w:t>
      </w:r>
    </w:p>
    <w:p w14:paraId="1614A8C6" w14:textId="738A184F" w:rsidR="00EC1E7B" w:rsidRDefault="00EC1E7B" w:rsidP="006A6190">
      <w:pPr>
        <w:spacing w:line="360" w:lineRule="auto"/>
        <w:jc w:val="both"/>
        <w:rPr>
          <w:szCs w:val="28"/>
        </w:rPr>
      </w:pPr>
      <w:r>
        <w:rPr>
          <w:szCs w:val="28"/>
        </w:rPr>
        <w:t xml:space="preserve">It terms of construction and doping the MOSFET can be classified into 2 </w:t>
      </w:r>
      <w:proofErr w:type="gramStart"/>
      <w:r>
        <w:rPr>
          <w:szCs w:val="28"/>
        </w:rPr>
        <w:t>types</w:t>
      </w:r>
      <w:r w:rsidR="006135A3">
        <w:rPr>
          <w:szCs w:val="28"/>
        </w:rPr>
        <w:t>:-</w:t>
      </w:r>
      <w:proofErr w:type="gramEnd"/>
    </w:p>
    <w:p w14:paraId="5B73797D" w14:textId="785EDC5D" w:rsidR="00EC1E7B" w:rsidRPr="00EC1E7B" w:rsidRDefault="006135A3" w:rsidP="006A6190">
      <w:pPr>
        <w:pStyle w:val="ListParagraph"/>
        <w:numPr>
          <w:ilvl w:val="0"/>
          <w:numId w:val="2"/>
        </w:numPr>
        <w:spacing w:line="360" w:lineRule="auto"/>
        <w:jc w:val="both"/>
        <w:rPr>
          <w:rFonts w:asciiTheme="minorHAnsi" w:hAnsiTheme="minorHAnsi" w:cstheme="minorBidi"/>
          <w:sz w:val="22"/>
        </w:rPr>
      </w:pPr>
      <w:r>
        <w:rPr>
          <w:szCs w:val="28"/>
        </w:rPr>
        <w:t>n</w:t>
      </w:r>
      <w:r w:rsidR="00EC1E7B">
        <w:rPr>
          <w:szCs w:val="28"/>
        </w:rPr>
        <w:t xml:space="preserve">-Channel MOSFET </w:t>
      </w:r>
    </w:p>
    <w:p w14:paraId="6E32F8A5" w14:textId="596F72E5" w:rsidR="004A1AB6" w:rsidRPr="00761E00" w:rsidRDefault="006135A3" w:rsidP="006A6190">
      <w:pPr>
        <w:pStyle w:val="ListParagraph"/>
        <w:numPr>
          <w:ilvl w:val="0"/>
          <w:numId w:val="2"/>
        </w:numPr>
        <w:spacing w:line="360" w:lineRule="auto"/>
        <w:jc w:val="both"/>
      </w:pPr>
      <w:r>
        <w:rPr>
          <w:szCs w:val="28"/>
        </w:rPr>
        <w:t>p</w:t>
      </w:r>
      <w:r w:rsidR="00EC1E7B">
        <w:rPr>
          <w:szCs w:val="28"/>
        </w:rPr>
        <w:t>-Channel MOSFET</w:t>
      </w:r>
    </w:p>
    <w:p w14:paraId="582BA398" w14:textId="72C0D970" w:rsidR="00761E00" w:rsidRDefault="00761E00" w:rsidP="006A6190">
      <w:pPr>
        <w:spacing w:line="360" w:lineRule="auto"/>
        <w:jc w:val="both"/>
        <w:rPr>
          <w:szCs w:val="28"/>
        </w:rPr>
      </w:pPr>
      <w:r>
        <w:rPr>
          <w:szCs w:val="28"/>
        </w:rPr>
        <w:t xml:space="preserve">MOSFET is mainly available in 2 basic </w:t>
      </w:r>
      <w:proofErr w:type="gramStart"/>
      <w:r>
        <w:rPr>
          <w:szCs w:val="28"/>
        </w:rPr>
        <w:t>forms:-</w:t>
      </w:r>
      <w:proofErr w:type="gramEnd"/>
      <w:r>
        <w:rPr>
          <w:szCs w:val="28"/>
        </w:rPr>
        <w:t xml:space="preserve"> </w:t>
      </w:r>
    </w:p>
    <w:p w14:paraId="76AC848A" w14:textId="4FCCE534" w:rsidR="00761E00" w:rsidRDefault="00761E00" w:rsidP="006135A3">
      <w:pPr>
        <w:pStyle w:val="ListParagraph"/>
        <w:numPr>
          <w:ilvl w:val="0"/>
          <w:numId w:val="3"/>
        </w:numPr>
        <w:spacing w:line="360" w:lineRule="auto"/>
        <w:jc w:val="both"/>
        <w:rPr>
          <w:szCs w:val="28"/>
        </w:rPr>
      </w:pPr>
      <w:r>
        <w:rPr>
          <w:szCs w:val="28"/>
        </w:rPr>
        <w:lastRenderedPageBreak/>
        <w:t xml:space="preserve">Depletion Type - This is equivalent to a “Normally closed” switch. </w:t>
      </w:r>
      <w:r w:rsidR="00EB0F9E">
        <w:rPr>
          <w:szCs w:val="28"/>
        </w:rPr>
        <w:t>The device is normally ON at zero gate-source voltage. It can be used as load resistors in logic circuits</w:t>
      </w:r>
    </w:p>
    <w:p w14:paraId="69DE6BDA" w14:textId="608176BD" w:rsidR="00761E00" w:rsidRPr="00761E00" w:rsidRDefault="00761E00" w:rsidP="006135A3">
      <w:pPr>
        <w:pStyle w:val="ListParagraph"/>
        <w:numPr>
          <w:ilvl w:val="0"/>
          <w:numId w:val="3"/>
        </w:numPr>
        <w:spacing w:line="360" w:lineRule="auto"/>
        <w:jc w:val="both"/>
        <w:rPr>
          <w:szCs w:val="28"/>
        </w:rPr>
      </w:pPr>
      <w:r>
        <w:rPr>
          <w:szCs w:val="28"/>
        </w:rPr>
        <w:t>Enhancement Type – This is equivalent to a “Normally Open” switch. The transistor requires a Gate Source voltage (V</w:t>
      </w:r>
      <w:ins w:id="13" w:author="Biswajeet Sahoo" w:date="2019-06-26T13:14:00Z">
        <w:r w:rsidR="00361A66">
          <w:rPr>
            <w:szCs w:val="28"/>
            <w:vertAlign w:val="subscript"/>
          </w:rPr>
          <w:t>GS</w:t>
        </w:r>
      </w:ins>
      <w:del w:id="14" w:author="Biswajeet Sahoo" w:date="2019-06-26T13:14:00Z">
        <w:r w:rsidDel="00361A66">
          <w:rPr>
            <w:szCs w:val="28"/>
          </w:rPr>
          <w:delText>gs</w:delText>
        </w:r>
      </w:del>
      <w:r>
        <w:rPr>
          <w:szCs w:val="28"/>
        </w:rPr>
        <w:t xml:space="preserve">) to switch the device “ON”. </w:t>
      </w:r>
      <w:r w:rsidR="00EB0F9E">
        <w:rPr>
          <w:szCs w:val="28"/>
        </w:rPr>
        <w:t xml:space="preserve">They will only conduct </w:t>
      </w:r>
      <w:r w:rsidR="006135A3">
        <w:rPr>
          <w:szCs w:val="28"/>
        </w:rPr>
        <w:t xml:space="preserve">if a </w:t>
      </w:r>
      <w:r w:rsidR="00EB0F9E">
        <w:rPr>
          <w:szCs w:val="28"/>
        </w:rPr>
        <w:t xml:space="preserve">voltage </w:t>
      </w:r>
      <w:r w:rsidR="006135A3">
        <w:rPr>
          <w:szCs w:val="28"/>
        </w:rPr>
        <w:t>greater than the threshold voltage (V</w:t>
      </w:r>
      <w:r w:rsidR="006135A3" w:rsidRPr="006135A3">
        <w:rPr>
          <w:szCs w:val="28"/>
          <w:vertAlign w:val="subscript"/>
        </w:rPr>
        <w:t>T</w:t>
      </w:r>
      <w:r w:rsidR="006135A3">
        <w:rPr>
          <w:szCs w:val="28"/>
        </w:rPr>
        <w:t xml:space="preserve">) is applied </w:t>
      </w:r>
      <w:r w:rsidR="00EB0F9E">
        <w:rPr>
          <w:szCs w:val="28"/>
        </w:rPr>
        <w:t xml:space="preserve">at the gate terminal. The device is normally OFF at zero gate-source voltage. </w:t>
      </w:r>
    </w:p>
    <w:p w14:paraId="1CCF0042" w14:textId="30C62F4E" w:rsidR="00761E00" w:rsidRDefault="00E77D2E" w:rsidP="006135A3">
      <w:pPr>
        <w:spacing w:line="360" w:lineRule="auto"/>
        <w:jc w:val="both"/>
        <w:rPr>
          <w:szCs w:val="28"/>
        </w:rPr>
      </w:pPr>
      <w:r>
        <w:rPr>
          <w:szCs w:val="28"/>
        </w:rPr>
        <w:t xml:space="preserve">MOSFET mainly have 4 terminals: Gate, Source, </w:t>
      </w:r>
      <w:r w:rsidR="00761E00">
        <w:rPr>
          <w:szCs w:val="28"/>
        </w:rPr>
        <w:t>Drain</w:t>
      </w:r>
      <w:r>
        <w:rPr>
          <w:szCs w:val="28"/>
        </w:rPr>
        <w:t xml:space="preserve"> and Body</w:t>
      </w:r>
      <w:r w:rsidR="00761E00">
        <w:rPr>
          <w:szCs w:val="28"/>
        </w:rPr>
        <w:t xml:space="preserve">. The </w:t>
      </w:r>
      <w:r>
        <w:rPr>
          <w:szCs w:val="28"/>
        </w:rPr>
        <w:t>region</w:t>
      </w:r>
      <w:r w:rsidR="00761E00">
        <w:rPr>
          <w:szCs w:val="28"/>
        </w:rPr>
        <w:t xml:space="preserve"> between the drain and source connections represents the </w:t>
      </w:r>
      <w:r>
        <w:rPr>
          <w:szCs w:val="28"/>
        </w:rPr>
        <w:t>semi-</w:t>
      </w:r>
      <w:r w:rsidR="008D2F3E">
        <w:rPr>
          <w:szCs w:val="28"/>
        </w:rPr>
        <w:t>conductive</w:t>
      </w:r>
      <w:r w:rsidR="00761E00">
        <w:rPr>
          <w:szCs w:val="28"/>
        </w:rPr>
        <w:t xml:space="preserve"> channel.</w:t>
      </w:r>
      <w:r w:rsidR="004A1AB6">
        <w:rPr>
          <w:szCs w:val="28"/>
        </w:rPr>
        <w:t xml:space="preserve"> The channel width W and length L of individual transistor vary greatly, d</w:t>
      </w:r>
      <w:r>
        <w:rPr>
          <w:szCs w:val="28"/>
        </w:rPr>
        <w:t>epending on circuit design need</w:t>
      </w:r>
      <w:r w:rsidR="004A1AB6">
        <w:rPr>
          <w:szCs w:val="28"/>
        </w:rPr>
        <w:t>.</w:t>
      </w:r>
      <w:r w:rsidR="00761E00">
        <w:rPr>
          <w:szCs w:val="28"/>
        </w:rPr>
        <w:t xml:space="preserve"> </w:t>
      </w:r>
      <w:r w:rsidR="004A1AB6">
        <w:rPr>
          <w:szCs w:val="28"/>
        </w:rPr>
        <w:t>The centr</w:t>
      </w:r>
      <w:r w:rsidR="008D2F3E">
        <w:rPr>
          <w:szCs w:val="28"/>
        </w:rPr>
        <w:t>e</w:t>
      </w:r>
      <w:r w:rsidR="004A1AB6">
        <w:rPr>
          <w:szCs w:val="28"/>
        </w:rPr>
        <w:t xml:space="preserve"> part of the structure is covered by </w:t>
      </w:r>
      <w:r>
        <w:rPr>
          <w:szCs w:val="28"/>
        </w:rPr>
        <w:t>an insulator/oxide</w:t>
      </w:r>
      <w:r w:rsidR="004A1AB6">
        <w:rPr>
          <w:szCs w:val="28"/>
        </w:rPr>
        <w:t xml:space="preserve">. The body interface to the oxide is often called the surface. </w:t>
      </w:r>
    </w:p>
    <w:p w14:paraId="20B5A2BF" w14:textId="77777777" w:rsidR="004A1AB6" w:rsidRPr="004A1AB6" w:rsidRDefault="004A1AB6" w:rsidP="006135A3">
      <w:pPr>
        <w:spacing w:line="360" w:lineRule="auto"/>
        <w:jc w:val="both"/>
        <w:rPr>
          <w:szCs w:val="28"/>
        </w:rPr>
      </w:pPr>
    </w:p>
    <w:p w14:paraId="16D925A2" w14:textId="410E2159" w:rsidR="0017321D" w:rsidRDefault="00EC1E7B" w:rsidP="006135A3">
      <w:pPr>
        <w:spacing w:line="360" w:lineRule="auto"/>
        <w:jc w:val="both"/>
      </w:pPr>
      <w:r>
        <w:rPr>
          <w:noProof/>
          <w:lang w:val="en-US"/>
        </w:rPr>
        <w:drawing>
          <wp:inline distT="0" distB="0" distL="0" distR="0" wp14:anchorId="56221B30" wp14:editId="298A5C6F">
            <wp:extent cx="5575154" cy="22574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6091" cy="2282099"/>
                    </a:xfrm>
                    <a:prstGeom prst="rect">
                      <a:avLst/>
                    </a:prstGeom>
                  </pic:spPr>
                </pic:pic>
              </a:graphicData>
            </a:graphic>
          </wp:inline>
        </w:drawing>
      </w:r>
      <w:r w:rsidRPr="00EC1E7B">
        <w:rPr>
          <w:szCs w:val="28"/>
        </w:rPr>
        <w:t xml:space="preserve"> </w:t>
      </w:r>
    </w:p>
    <w:p w14:paraId="14FC343B" w14:textId="6721D314" w:rsidR="0017321D" w:rsidRPr="00846797" w:rsidRDefault="00051B6E" w:rsidP="006135A3">
      <w:pPr>
        <w:jc w:val="both"/>
        <w:rPr>
          <w:sz w:val="22"/>
        </w:rPr>
      </w:pPr>
      <w:r w:rsidRPr="00846797">
        <w:rPr>
          <w:sz w:val="22"/>
        </w:rPr>
        <w:t xml:space="preserve">Fig 1.1 – Simplified Structure of the n-channel MOS transistor </w:t>
      </w:r>
    </w:p>
    <w:p w14:paraId="4566F459" w14:textId="179D23CE" w:rsidR="004A1AB6" w:rsidRDefault="004A1AB6" w:rsidP="006135A3">
      <w:pPr>
        <w:spacing w:line="360" w:lineRule="auto"/>
        <w:jc w:val="both"/>
        <w:rPr>
          <w:szCs w:val="28"/>
        </w:rPr>
      </w:pPr>
      <w:r>
        <w:rPr>
          <w:szCs w:val="28"/>
        </w:rPr>
        <w:t xml:space="preserve">On basis of number of terminals MOS structure is classified into 3 </w:t>
      </w:r>
      <w:proofErr w:type="gramStart"/>
      <w:r>
        <w:rPr>
          <w:szCs w:val="28"/>
        </w:rPr>
        <w:t>types:-</w:t>
      </w:r>
      <w:proofErr w:type="gramEnd"/>
    </w:p>
    <w:p w14:paraId="566773B6" w14:textId="6B55DFE4" w:rsidR="004A1AB6" w:rsidRDefault="00264BB5" w:rsidP="006135A3">
      <w:pPr>
        <w:pStyle w:val="ListParagraph"/>
        <w:numPr>
          <w:ilvl w:val="0"/>
          <w:numId w:val="4"/>
        </w:numPr>
        <w:spacing w:line="360" w:lineRule="auto"/>
        <w:jc w:val="both"/>
        <w:rPr>
          <w:szCs w:val="28"/>
        </w:rPr>
      </w:pPr>
      <w:r>
        <w:rPr>
          <w:szCs w:val="28"/>
        </w:rPr>
        <w:t>2-t</w:t>
      </w:r>
      <w:r w:rsidR="004A1AB6">
        <w:rPr>
          <w:szCs w:val="28"/>
        </w:rPr>
        <w:t>erminal MOS/MOS Capacitor</w:t>
      </w:r>
    </w:p>
    <w:p w14:paraId="49F28FF0" w14:textId="685119A1" w:rsidR="004A1AB6" w:rsidRDefault="00264BB5" w:rsidP="006135A3">
      <w:pPr>
        <w:pStyle w:val="ListParagraph"/>
        <w:numPr>
          <w:ilvl w:val="0"/>
          <w:numId w:val="4"/>
        </w:numPr>
        <w:spacing w:line="360" w:lineRule="auto"/>
        <w:jc w:val="both"/>
        <w:rPr>
          <w:szCs w:val="28"/>
        </w:rPr>
      </w:pPr>
      <w:r>
        <w:rPr>
          <w:szCs w:val="28"/>
        </w:rPr>
        <w:t>3-t</w:t>
      </w:r>
      <w:r w:rsidR="004A1AB6">
        <w:rPr>
          <w:szCs w:val="28"/>
        </w:rPr>
        <w:t>erminal MOS</w:t>
      </w:r>
    </w:p>
    <w:p w14:paraId="18F11D73" w14:textId="5E780A1A" w:rsidR="004A1AB6" w:rsidRDefault="00264BB5" w:rsidP="004A1AB6">
      <w:pPr>
        <w:pStyle w:val="ListParagraph"/>
        <w:numPr>
          <w:ilvl w:val="0"/>
          <w:numId w:val="4"/>
        </w:numPr>
        <w:spacing w:line="360" w:lineRule="auto"/>
        <w:rPr>
          <w:szCs w:val="28"/>
        </w:rPr>
      </w:pPr>
      <w:r>
        <w:rPr>
          <w:szCs w:val="28"/>
        </w:rPr>
        <w:t>4-t</w:t>
      </w:r>
      <w:r w:rsidR="004A1AB6">
        <w:rPr>
          <w:szCs w:val="28"/>
        </w:rPr>
        <w:t>erminal MOS</w:t>
      </w:r>
    </w:p>
    <w:p w14:paraId="243B6870" w14:textId="15485549" w:rsidR="00846797" w:rsidRDefault="00E77D2E" w:rsidP="00264BB5">
      <w:pPr>
        <w:spacing w:line="360" w:lineRule="auto"/>
        <w:jc w:val="both"/>
        <w:rPr>
          <w:szCs w:val="28"/>
        </w:rPr>
      </w:pPr>
      <w:r>
        <w:rPr>
          <w:szCs w:val="28"/>
        </w:rPr>
        <w:lastRenderedPageBreak/>
        <w:t xml:space="preserve">A logical way to understand the physics of a MOSFET is to start with 2-terminal MOS structure and make our way toward 4-terminal MOSFET structure. Each of the 2-terminal, 3-terminal or 4-terminal structure gives us a valuable </w:t>
      </w:r>
      <w:r w:rsidR="00264BB5">
        <w:rPr>
          <w:szCs w:val="28"/>
        </w:rPr>
        <w:t>insight</w:t>
      </w:r>
      <w:r>
        <w:rPr>
          <w:szCs w:val="28"/>
        </w:rPr>
        <w:t xml:space="preserve"> about the MOS chara</w:t>
      </w:r>
      <w:r w:rsidR="00264BB5">
        <w:rPr>
          <w:szCs w:val="28"/>
        </w:rPr>
        <w:t xml:space="preserve">cteristics. Therefore, in this project the tool has option to simulate each of the above structure and visualize the important physical quantity. </w:t>
      </w:r>
    </w:p>
    <w:p w14:paraId="0FAC2D8C" w14:textId="315081B1" w:rsidR="009B34C0" w:rsidRDefault="00264BB5" w:rsidP="00264BB5">
      <w:pPr>
        <w:spacing w:line="360" w:lineRule="auto"/>
        <w:jc w:val="both"/>
        <w:rPr>
          <w:ins w:id="15" w:author="Biswajeet Sahoo" w:date="2019-06-27T10:23:00Z"/>
          <w:szCs w:val="28"/>
        </w:rPr>
      </w:pPr>
      <w:r>
        <w:rPr>
          <w:szCs w:val="28"/>
        </w:rPr>
        <w:t xml:space="preserve">The tool is coded in python, using various libraries to construct the interactive GUI. </w:t>
      </w:r>
      <w:ins w:id="16" w:author="Biswajeet Sahoo" w:date="2019-06-27T10:23:00Z">
        <w:r w:rsidR="00AF05AD">
          <w:rPr>
            <w:szCs w:val="28"/>
          </w:rPr>
          <w:t xml:space="preserve">The landing page of tool </w:t>
        </w:r>
      </w:ins>
      <w:ins w:id="17" w:author="Biswajeet Sahoo" w:date="2019-06-27T10:24:00Z">
        <w:r w:rsidR="00AF05AD">
          <w:rPr>
            <w:szCs w:val="28"/>
          </w:rPr>
          <w:t>looks like the below picture.</w:t>
        </w:r>
      </w:ins>
      <w:ins w:id="18" w:author="Biswajeet Sahoo" w:date="2019-06-27T10:30:00Z">
        <w:r w:rsidR="009B34C0">
          <w:rPr>
            <w:szCs w:val="28"/>
          </w:rPr>
          <w:t xml:space="preserve"> </w:t>
        </w:r>
      </w:ins>
      <w:ins w:id="19" w:author="Biswajeet Sahoo" w:date="2019-06-27T10:28:00Z">
        <w:r w:rsidR="009B34C0">
          <w:rPr>
            <w:szCs w:val="28"/>
          </w:rPr>
          <w:t>It has</w:t>
        </w:r>
      </w:ins>
      <w:ins w:id="20" w:author="Biswajeet Sahoo" w:date="2019-06-27T10:30:00Z">
        <w:r w:rsidR="009B34C0">
          <w:rPr>
            <w:szCs w:val="28"/>
          </w:rPr>
          <w:t xml:space="preserve"> several</w:t>
        </w:r>
      </w:ins>
      <w:ins w:id="21" w:author="Biswajeet Sahoo" w:date="2019-06-27T10:28:00Z">
        <w:r w:rsidR="009B34C0">
          <w:rPr>
            <w:szCs w:val="28"/>
          </w:rPr>
          <w:t xml:space="preserve"> buttons of matplotlib</w:t>
        </w:r>
      </w:ins>
      <w:ins w:id="22" w:author="Biswajeet Sahoo" w:date="2019-06-27T10:30:00Z">
        <w:r w:rsidR="009B34C0">
          <w:rPr>
            <w:szCs w:val="28"/>
          </w:rPr>
          <w:t xml:space="preserve"> library of python</w:t>
        </w:r>
      </w:ins>
      <w:ins w:id="23" w:author="Biswajeet Sahoo" w:date="2019-06-27T10:28:00Z">
        <w:r w:rsidR="009B34C0">
          <w:rPr>
            <w:szCs w:val="28"/>
          </w:rPr>
          <w:t xml:space="preserve">. </w:t>
        </w:r>
      </w:ins>
      <w:ins w:id="24" w:author="Biswajeet Sahoo" w:date="2019-06-27T10:29:00Z">
        <w:r w:rsidR="009B34C0">
          <w:rPr>
            <w:szCs w:val="28"/>
          </w:rPr>
          <w:t>The user has to choose one of those</w:t>
        </w:r>
      </w:ins>
      <w:ins w:id="25" w:author="Biswajeet Sahoo" w:date="2019-06-27T10:32:00Z">
        <w:r w:rsidR="009B34C0">
          <w:rPr>
            <w:szCs w:val="28"/>
          </w:rPr>
          <w:t xml:space="preserve"> which </w:t>
        </w:r>
      </w:ins>
      <w:ins w:id="26" w:author="Biswajeet Sahoo" w:date="2019-06-27T10:33:00Z">
        <w:r w:rsidR="009B34C0">
          <w:rPr>
            <w:szCs w:val="28"/>
          </w:rPr>
          <w:t>will</w:t>
        </w:r>
      </w:ins>
      <w:ins w:id="27" w:author="Biswajeet Sahoo" w:date="2019-06-27T10:29:00Z">
        <w:r w:rsidR="009B34C0">
          <w:rPr>
            <w:szCs w:val="28"/>
          </w:rPr>
          <w:t xml:space="preserve"> open another window fo</w:t>
        </w:r>
      </w:ins>
      <w:ins w:id="28" w:author="Biswajeet Sahoo" w:date="2019-06-27T10:30:00Z">
        <w:r w:rsidR="009B34C0">
          <w:rPr>
            <w:szCs w:val="28"/>
          </w:rPr>
          <w:t xml:space="preserve">r plotting graphs. </w:t>
        </w:r>
      </w:ins>
      <w:ins w:id="29" w:author="Biswajeet Sahoo" w:date="2019-06-27T10:31:00Z">
        <w:r w:rsidR="009B34C0">
          <w:rPr>
            <w:szCs w:val="28"/>
          </w:rPr>
          <w:t>The whole sof</w:t>
        </w:r>
      </w:ins>
      <w:ins w:id="30" w:author="Biswajeet Sahoo" w:date="2019-06-27T10:32:00Z">
        <w:r w:rsidR="009B34C0">
          <w:rPr>
            <w:szCs w:val="28"/>
          </w:rPr>
          <w:t>tware/</w:t>
        </w:r>
      </w:ins>
      <w:ins w:id="31" w:author="Biswajeet Sahoo" w:date="2019-06-27T10:31:00Z">
        <w:r w:rsidR="009B34C0">
          <w:rPr>
            <w:szCs w:val="28"/>
          </w:rPr>
          <w:t>tool doesn’t require python</w:t>
        </w:r>
      </w:ins>
      <w:ins w:id="32" w:author="Biswajeet Sahoo" w:date="2019-06-27T10:40:00Z">
        <w:r w:rsidR="001A60D2">
          <w:rPr>
            <w:szCs w:val="28"/>
          </w:rPr>
          <w:t xml:space="preserve"> or any of its dependencies</w:t>
        </w:r>
      </w:ins>
      <w:ins w:id="33" w:author="Biswajeet Sahoo" w:date="2019-06-27T10:31:00Z">
        <w:r w:rsidR="009B34C0">
          <w:rPr>
            <w:szCs w:val="28"/>
          </w:rPr>
          <w:t xml:space="preserve"> to be pre</w:t>
        </w:r>
      </w:ins>
      <w:ins w:id="34" w:author="Biswajeet Sahoo" w:date="2019-06-27T10:32:00Z">
        <w:r w:rsidR="009B34C0">
          <w:rPr>
            <w:szCs w:val="28"/>
          </w:rPr>
          <w:t xml:space="preserve">-installed in the user’s system. </w:t>
        </w:r>
      </w:ins>
      <w:ins w:id="35" w:author="Biswajeet Sahoo" w:date="2019-06-27T10:33:00Z">
        <w:r w:rsidR="009B34C0">
          <w:rPr>
            <w:szCs w:val="28"/>
          </w:rPr>
          <w:t>Every python file in converted to executable</w:t>
        </w:r>
      </w:ins>
      <w:ins w:id="36" w:author="Biswajeet Sahoo" w:date="2019-06-27T10:41:00Z">
        <w:r w:rsidR="001A60D2">
          <w:rPr>
            <w:szCs w:val="28"/>
          </w:rPr>
          <w:t xml:space="preserve"> bundle</w:t>
        </w:r>
      </w:ins>
      <w:ins w:id="37" w:author="Biswajeet Sahoo" w:date="2019-06-27T10:33:00Z">
        <w:r w:rsidR="009B34C0">
          <w:rPr>
            <w:szCs w:val="28"/>
          </w:rPr>
          <w:t xml:space="preserve"> file</w:t>
        </w:r>
      </w:ins>
      <w:ins w:id="38" w:author="Biswajeet Sahoo" w:date="2019-06-27T10:36:00Z">
        <w:r w:rsidR="009B34C0">
          <w:rPr>
            <w:szCs w:val="28"/>
          </w:rPr>
          <w:t xml:space="preserve"> using the </w:t>
        </w:r>
        <w:proofErr w:type="spellStart"/>
        <w:r w:rsidR="009B34C0">
          <w:rPr>
            <w:szCs w:val="28"/>
          </w:rPr>
          <w:t>PyInstaller</w:t>
        </w:r>
        <w:proofErr w:type="spellEnd"/>
        <w:r w:rsidR="009B34C0">
          <w:rPr>
            <w:szCs w:val="28"/>
          </w:rPr>
          <w:t xml:space="preserve"> package</w:t>
        </w:r>
      </w:ins>
      <w:ins w:id="39" w:author="Biswajeet Sahoo" w:date="2019-06-27T10:33:00Z">
        <w:r w:rsidR="009B34C0">
          <w:rPr>
            <w:szCs w:val="28"/>
          </w:rPr>
          <w:t xml:space="preserve"> and</w:t>
        </w:r>
      </w:ins>
      <w:ins w:id="40" w:author="Biswajeet Sahoo" w:date="2019-06-27T10:38:00Z">
        <w:r w:rsidR="001A60D2">
          <w:rPr>
            <w:szCs w:val="28"/>
          </w:rPr>
          <w:t xml:space="preserve"> the executable files are</w:t>
        </w:r>
      </w:ins>
      <w:ins w:id="41" w:author="Biswajeet Sahoo" w:date="2019-06-27T10:33:00Z">
        <w:r w:rsidR="009B34C0">
          <w:rPr>
            <w:szCs w:val="28"/>
          </w:rPr>
          <w:t xml:space="preserve"> </w:t>
        </w:r>
      </w:ins>
      <w:ins w:id="42" w:author="Biswajeet Sahoo" w:date="2019-06-27T10:39:00Z">
        <w:r w:rsidR="001A60D2">
          <w:rPr>
            <w:szCs w:val="28"/>
          </w:rPr>
          <w:t>called from t</w:t>
        </w:r>
      </w:ins>
      <w:ins w:id="43" w:author="Biswajeet Sahoo" w:date="2019-06-27T10:40:00Z">
        <w:r w:rsidR="001A60D2">
          <w:rPr>
            <w:szCs w:val="28"/>
          </w:rPr>
          <w:t>his landing page</w:t>
        </w:r>
      </w:ins>
      <w:ins w:id="44" w:author="Biswajeet Sahoo" w:date="2019-06-27T10:33:00Z">
        <w:r w:rsidR="009B34C0">
          <w:rPr>
            <w:szCs w:val="28"/>
          </w:rPr>
          <w:t>.</w:t>
        </w:r>
      </w:ins>
      <w:ins w:id="45" w:author="Biswajeet Sahoo" w:date="2019-06-27T10:34:00Z">
        <w:r w:rsidR="009B34C0">
          <w:rPr>
            <w:szCs w:val="28"/>
          </w:rPr>
          <w:t xml:space="preserve"> </w:t>
        </w:r>
      </w:ins>
      <w:ins w:id="46" w:author="Biswajeet Sahoo" w:date="2019-06-27T10:35:00Z">
        <w:r w:rsidR="009B34C0">
          <w:rPr>
            <w:szCs w:val="28"/>
          </w:rPr>
          <w:t xml:space="preserve">The whole folder is then converted to a single .exe file in </w:t>
        </w:r>
      </w:ins>
      <w:ins w:id="47" w:author="Biswajeet Sahoo" w:date="2019-06-27T10:36:00Z">
        <w:r w:rsidR="009B34C0">
          <w:rPr>
            <w:szCs w:val="28"/>
          </w:rPr>
          <w:t xml:space="preserve">case of Windows </w:t>
        </w:r>
      </w:ins>
      <w:r>
        <w:rPr>
          <w:szCs w:val="28"/>
        </w:rPr>
        <w:t>and a</w:t>
      </w:r>
      <w:ins w:id="48" w:author="Biswajeet Sahoo" w:date="2019-06-27T10:36:00Z">
        <w:r w:rsidR="009B34C0">
          <w:rPr>
            <w:szCs w:val="28"/>
          </w:rPr>
          <w:t xml:space="preserve"> .zip file in case of Ubuntu</w:t>
        </w:r>
      </w:ins>
      <w:ins w:id="49" w:author="Biswajeet Sahoo" w:date="2019-06-27T10:37:00Z">
        <w:r w:rsidR="009B34C0">
          <w:rPr>
            <w:szCs w:val="28"/>
          </w:rPr>
          <w:t>. This</w:t>
        </w:r>
      </w:ins>
      <w:ins w:id="50" w:author="Biswajeet Sahoo" w:date="2019-06-27T10:38:00Z">
        <w:r w:rsidR="009B34C0">
          <w:rPr>
            <w:szCs w:val="28"/>
          </w:rPr>
          <w:t xml:space="preserve"> single file</w:t>
        </w:r>
      </w:ins>
      <w:ins w:id="51" w:author="Biswajeet Sahoo" w:date="2019-06-27T10:37:00Z">
        <w:r w:rsidR="009B34C0">
          <w:rPr>
            <w:szCs w:val="28"/>
          </w:rPr>
          <w:t xml:space="preserve"> can be given to any user </w:t>
        </w:r>
      </w:ins>
      <w:ins w:id="52" w:author="Biswajeet Sahoo" w:date="2019-06-27T10:38:00Z">
        <w:r w:rsidR="009B34C0">
          <w:rPr>
            <w:szCs w:val="28"/>
          </w:rPr>
          <w:t>for their use.</w:t>
        </w:r>
      </w:ins>
    </w:p>
    <w:p w14:paraId="7A96849C" w14:textId="77777777" w:rsidR="0001420C" w:rsidRDefault="00AF05AD" w:rsidP="00AF05AD">
      <w:pPr>
        <w:ind w:hanging="709"/>
        <w:rPr>
          <w:szCs w:val="28"/>
        </w:rPr>
      </w:pPr>
      <w:ins w:id="53" w:author="Biswajeet Sahoo" w:date="2019-06-27T10:27:00Z">
        <w:r>
          <w:rPr>
            <w:noProof/>
            <w:lang w:val="en-US"/>
          </w:rPr>
          <w:lastRenderedPageBreak/>
          <w:drawing>
            <wp:inline distT="0" distB="0" distL="0" distR="0" wp14:anchorId="2B8038C9" wp14:editId="78896040">
              <wp:extent cx="6821521" cy="5381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73556" cy="5422676"/>
                      </a:xfrm>
                      <a:prstGeom prst="rect">
                        <a:avLst/>
                      </a:prstGeom>
                    </pic:spPr>
                  </pic:pic>
                </a:graphicData>
              </a:graphic>
            </wp:inline>
          </w:drawing>
        </w:r>
      </w:ins>
    </w:p>
    <w:p w14:paraId="11CF313F" w14:textId="1A5BE2CA" w:rsidR="00AF05AD" w:rsidRPr="0001420C" w:rsidRDefault="0001420C" w:rsidP="0001420C">
      <w:pPr>
        <w:ind w:hanging="709"/>
        <w:rPr>
          <w:ins w:id="54" w:author="Biswajeet Sahoo" w:date="2019-06-27T10:23:00Z"/>
          <w:sz w:val="24"/>
          <w:szCs w:val="24"/>
        </w:rPr>
      </w:pPr>
      <w:r w:rsidRPr="0001420C">
        <w:rPr>
          <w:sz w:val="24"/>
          <w:szCs w:val="24"/>
        </w:rPr>
        <w:t>Fig. 1.2- Main page of the tool.</w:t>
      </w:r>
      <w:ins w:id="55" w:author="Biswajeet Sahoo" w:date="2019-06-27T10:23:00Z">
        <w:r w:rsidR="00AF05AD" w:rsidRPr="0001420C">
          <w:rPr>
            <w:sz w:val="24"/>
            <w:szCs w:val="24"/>
          </w:rPr>
          <w:br w:type="page"/>
        </w:r>
      </w:ins>
    </w:p>
    <w:p w14:paraId="1B34A7DB" w14:textId="77777777" w:rsidR="00846797" w:rsidRPr="00846797" w:rsidRDefault="00846797" w:rsidP="00846797">
      <w:pPr>
        <w:spacing w:line="360" w:lineRule="auto"/>
        <w:rPr>
          <w:szCs w:val="28"/>
        </w:rPr>
      </w:pPr>
    </w:p>
    <w:p w14:paraId="2FB69298" w14:textId="0927A750" w:rsidR="004A1AB6" w:rsidRDefault="00264BB5" w:rsidP="00846797">
      <w:pPr>
        <w:pStyle w:val="Title"/>
        <w:pBdr>
          <w:bottom w:val="single" w:sz="8" w:space="2" w:color="4472C4" w:themeColor="accent1"/>
        </w:pBdr>
        <w:ind w:left="360"/>
        <w:jc w:val="center"/>
        <w:rPr>
          <w:b/>
          <w:bCs/>
          <w:sz w:val="48"/>
          <w:szCs w:val="48"/>
        </w:rPr>
      </w:pPr>
      <w:r>
        <w:rPr>
          <w:b/>
          <w:bCs/>
          <w:sz w:val="48"/>
          <w:szCs w:val="48"/>
        </w:rPr>
        <w:t>2-</w:t>
      </w:r>
      <w:r w:rsidR="00846797">
        <w:rPr>
          <w:b/>
          <w:bCs/>
          <w:sz w:val="48"/>
          <w:szCs w:val="48"/>
        </w:rPr>
        <w:t>Terminal MOSFET Structure</w:t>
      </w:r>
    </w:p>
    <w:p w14:paraId="5B68D7A4" w14:textId="2176E70D" w:rsidR="00846797" w:rsidRDefault="00846797" w:rsidP="00846797">
      <w:pPr>
        <w:rPr>
          <w:ins w:id="56" w:author="Biswajeet Sahoo" w:date="2019-06-26T13:08:00Z"/>
        </w:rPr>
      </w:pPr>
    </w:p>
    <w:p w14:paraId="698AA760" w14:textId="61CA0FA0" w:rsidR="0078665A" w:rsidRPr="0078665A" w:rsidRDefault="0078665A">
      <w:pPr>
        <w:pStyle w:val="Subtitle"/>
        <w:rPr>
          <w:u w:val="single"/>
          <w:rPrChange w:id="57" w:author="Biswajeet Sahoo" w:date="2019-06-26T13:09:00Z">
            <w:rPr/>
          </w:rPrChange>
        </w:rPr>
        <w:pPrChange w:id="58" w:author="Biswajeet Sahoo" w:date="2019-06-26T13:09:00Z">
          <w:pPr/>
        </w:pPrChange>
      </w:pPr>
      <w:ins w:id="59" w:author="Biswajeet Sahoo" w:date="2019-06-26T13:09:00Z">
        <w:r w:rsidRPr="0078665A">
          <w:rPr>
            <w:u w:val="single"/>
            <w:rPrChange w:id="60" w:author="Biswajeet Sahoo" w:date="2019-06-26T13:09:00Z">
              <w:rPr>
                <w:i/>
                <w:iCs/>
              </w:rPr>
            </w:rPrChange>
          </w:rPr>
          <w:t>Introduction</w:t>
        </w:r>
      </w:ins>
    </w:p>
    <w:p w14:paraId="001869A1" w14:textId="46BFF168" w:rsidR="00AC6671" w:rsidRDefault="00264BB5" w:rsidP="00264BB5">
      <w:pPr>
        <w:spacing w:line="360" w:lineRule="auto"/>
        <w:jc w:val="both"/>
        <w:rPr>
          <w:ins w:id="61" w:author="Biswajeet Sahoo" w:date="2019-06-26T13:18:00Z"/>
        </w:rPr>
      </w:pPr>
      <w:r>
        <w:t xml:space="preserve">2-terminal MOS is a capacitor like structure consisting of </w:t>
      </w:r>
      <w:r w:rsidR="002A66A9">
        <w:t>gate, insulator and the body.</w:t>
      </w:r>
      <w:r w:rsidR="00180FFB">
        <w:t xml:space="preserve"> This structure is also referred to as a MOS </w:t>
      </w:r>
      <w:r>
        <w:t>c</w:t>
      </w:r>
      <w:r w:rsidR="00180FFB">
        <w:t>apacitor.</w:t>
      </w:r>
      <w:r w:rsidR="002A66A9">
        <w:t xml:space="preserve"> The acronym MOS, standing for metal-oxide semiconductor is used independently of whether the gate is actually made of metal or </w:t>
      </w:r>
      <w:r>
        <w:t>poly-silicon and whether the insulator is s</w:t>
      </w:r>
      <w:r w:rsidR="002A66A9">
        <w:t>ilicon dioxide</w:t>
      </w:r>
      <w:r>
        <w:t xml:space="preserve"> or others</w:t>
      </w:r>
      <w:r w:rsidR="002A66A9">
        <w:t xml:space="preserve">. </w:t>
      </w:r>
      <w:r w:rsidR="00180FFB">
        <w:t>In early days gates were invariably considered as made of metal, the insulator made of Silicon dioxide and the semiconductor unambiguously referred as body. Extensive study of MOS Cap over the years have re</w:t>
      </w:r>
      <w:r w:rsidR="00ED44C0">
        <w:t>sulted in a detailed understanding of the structure and led to the development of better fabrication methods that greatly reduced the undesirable effects and that made the MOS transistors with high performance</w:t>
      </w:r>
      <w:ins w:id="62" w:author="Biswajeet Sahoo" w:date="2019-06-26T13:06:00Z">
        <w:r w:rsidR="0078665A">
          <w:t xml:space="preserve">. In this we will consider </w:t>
        </w:r>
      </w:ins>
      <w:r w:rsidR="002F35B6">
        <w:t>v</w:t>
      </w:r>
      <w:ins w:id="63" w:author="Biswajeet Sahoo" w:date="2019-06-26T13:07:00Z">
        <w:r w:rsidR="0078665A">
          <w:t xml:space="preserve">arious </w:t>
        </w:r>
      </w:ins>
      <w:r>
        <w:t>potentials, charges</w:t>
      </w:r>
      <w:ins w:id="64" w:author="Biswajeet Sahoo" w:date="2019-06-26T13:07:00Z">
        <w:r w:rsidR="0078665A">
          <w:t xml:space="preserve"> developed and the capacitance properties</w:t>
        </w:r>
      </w:ins>
      <w:ins w:id="65" w:author="Biswajeet Sahoo" w:date="2019-06-26T13:18:00Z">
        <w:r w:rsidR="00361A66">
          <w:t>. A voltage at which there is no electr</w:t>
        </w:r>
      </w:ins>
      <w:ins w:id="66" w:author="Biswajeet Sahoo" w:date="2019-06-26T13:19:00Z">
        <w:r w:rsidR="00361A66">
          <w:t xml:space="preserve">ical charge in the semiconductor and hence no voltage drop, is called a </w:t>
        </w:r>
        <w:proofErr w:type="spellStart"/>
        <w:r w:rsidR="00361A66">
          <w:t>Flatband</w:t>
        </w:r>
        <w:proofErr w:type="spellEnd"/>
        <w:r w:rsidR="00361A66">
          <w:t xml:space="preserve"> </w:t>
        </w:r>
      </w:ins>
      <w:ins w:id="67" w:author="Biswajeet Sahoo" w:date="2019-06-26T13:20:00Z">
        <w:r w:rsidR="00361A66">
          <w:t>volt</w:t>
        </w:r>
        <w:r w:rsidR="005574BA">
          <w:t>a</w:t>
        </w:r>
        <w:r w:rsidR="00361A66">
          <w:t>ge</w:t>
        </w:r>
      </w:ins>
      <w:ins w:id="68" w:author="Biswajeet Sahoo" w:date="2019-06-26T13:22:00Z">
        <w:r w:rsidR="005574BA">
          <w:t xml:space="preserve"> (V</w:t>
        </w:r>
        <w:r w:rsidR="005574BA">
          <w:rPr>
            <w:vertAlign w:val="subscript"/>
          </w:rPr>
          <w:t>FB</w:t>
        </w:r>
        <w:r w:rsidR="005574BA">
          <w:t>)</w:t>
        </w:r>
      </w:ins>
      <w:ins w:id="69" w:author="Biswajeet Sahoo" w:date="2019-06-26T13:20:00Z">
        <w:r w:rsidR="005574BA">
          <w:t>. The energy bands in the band diagram are horizont</w:t>
        </w:r>
      </w:ins>
      <w:ins w:id="70" w:author="Biswajeet Sahoo" w:date="2019-06-26T13:21:00Z">
        <w:r w:rsidR="005574BA">
          <w:t>a</w:t>
        </w:r>
      </w:ins>
      <w:ins w:id="71" w:author="Biswajeet Sahoo" w:date="2019-06-26T13:20:00Z">
        <w:r w:rsidR="005574BA">
          <w:t>l (</w:t>
        </w:r>
      </w:ins>
      <w:r w:rsidR="002F35B6">
        <w:t>flat) in</w:t>
      </w:r>
      <w:ins w:id="72" w:author="Biswajeet Sahoo" w:date="2019-06-26T13:21:00Z">
        <w:r w:rsidR="005574BA">
          <w:t xml:space="preserve"> this case. </w:t>
        </w:r>
      </w:ins>
      <w:ins w:id="73" w:author="Biswajeet Sahoo" w:date="2019-06-27T07:25:00Z">
        <w:r w:rsidR="00AC6671">
          <w:t xml:space="preserve">Also we can define the surface potential </w:t>
        </w:r>
      </w:ins>
      <w:proofErr w:type="spellStart"/>
      <w:r w:rsidR="004B19D8">
        <w:t>ѱ</w:t>
      </w:r>
      <w:r w:rsidR="004B19D8">
        <w:rPr>
          <w:vertAlign w:val="subscript"/>
        </w:rPr>
        <w:t>s</w:t>
      </w:r>
      <w:proofErr w:type="spellEnd"/>
      <w:ins w:id="74" w:author="Biswajeet Sahoo" w:date="2019-06-27T07:25:00Z">
        <w:r w:rsidR="00AC6671">
          <w:t xml:space="preserve"> as the total potential drop across the </w:t>
        </w:r>
      </w:ins>
      <w:r w:rsidR="002F35B6">
        <w:t>semiconductor body</w:t>
      </w:r>
      <w:ins w:id="75" w:author="Biswajeet Sahoo" w:date="2019-06-27T07:25:00Z">
        <w:r w:rsidR="00AC6671">
          <w:t xml:space="preserve">, defined </w:t>
        </w:r>
      </w:ins>
      <w:ins w:id="76" w:author="Biswajeet Sahoo" w:date="2019-06-27T07:26:00Z">
        <w:r w:rsidR="00AC6671">
          <w:t xml:space="preserve">from the surface to </w:t>
        </w:r>
      </w:ins>
      <w:r w:rsidR="002F35B6">
        <w:t xml:space="preserve">quasi-neutral region in the </w:t>
      </w:r>
      <w:ins w:id="77" w:author="Biswajeet Sahoo" w:date="2019-06-27T07:26:00Z">
        <w:r w:rsidR="00AC6671">
          <w:t>bulk</w:t>
        </w:r>
      </w:ins>
      <w:r w:rsidR="002F35B6">
        <w:t>.</w:t>
      </w:r>
      <w:ins w:id="78" w:author="Biswajeet Sahoo" w:date="2019-06-27T07:26:00Z">
        <w:r w:rsidR="00AC6671">
          <w:t xml:space="preserve"> </w:t>
        </w:r>
      </w:ins>
    </w:p>
    <w:p w14:paraId="03577C83" w14:textId="4925FC37" w:rsidR="00105485" w:rsidDel="005574BA" w:rsidRDefault="00ED44C0">
      <w:pPr>
        <w:spacing w:line="360" w:lineRule="auto"/>
        <w:jc w:val="both"/>
        <w:rPr>
          <w:del w:id="79" w:author="Biswajeet Sahoo" w:date="2019-06-26T13:21:00Z"/>
        </w:rPr>
        <w:pPrChange w:id="80" w:author="Biswajeet Sahoo" w:date="2019-06-26T13:06:00Z">
          <w:pPr/>
        </w:pPrChange>
      </w:pPr>
      <w:del w:id="81" w:author="Biswajeet Sahoo" w:date="2019-06-26T13:06:00Z">
        <w:r w:rsidDel="0078665A">
          <w:delText xml:space="preserve"> </w:delText>
        </w:r>
      </w:del>
    </w:p>
    <w:p w14:paraId="1ACFB25B" w14:textId="2B70092A" w:rsidR="00846797" w:rsidRDefault="00361A66" w:rsidP="00264BB5">
      <w:pPr>
        <w:pStyle w:val="Subtitle"/>
        <w:jc w:val="both"/>
        <w:rPr>
          <w:ins w:id="82" w:author="Biswajeet Sahoo" w:date="2019-06-26T13:11:00Z"/>
          <w:u w:val="single"/>
        </w:rPr>
      </w:pPr>
      <w:ins w:id="83" w:author="Biswajeet Sahoo" w:date="2019-06-26T13:11:00Z">
        <w:r>
          <w:rPr>
            <w:u w:val="single"/>
          </w:rPr>
          <w:t xml:space="preserve">Effect of Gate-Body Voltage on Surface Condition </w:t>
        </w:r>
      </w:ins>
    </w:p>
    <w:p w14:paraId="14E34514" w14:textId="0D153FC5" w:rsidR="00361A66" w:rsidRDefault="00361A66" w:rsidP="00264BB5">
      <w:pPr>
        <w:spacing w:line="360" w:lineRule="auto"/>
        <w:jc w:val="both"/>
        <w:rPr>
          <w:ins w:id="84" w:author="Biswajeet Sahoo" w:date="2019-06-26T13:15:00Z"/>
        </w:rPr>
      </w:pPr>
      <w:ins w:id="85" w:author="Biswajeet Sahoo" w:date="2019-06-26T13:12:00Z">
        <w:r>
          <w:t>Now let us consider the effect of Gate-Body Voltage (V</w:t>
        </w:r>
      </w:ins>
      <w:ins w:id="86" w:author="Biswajeet Sahoo" w:date="2019-06-26T13:14:00Z">
        <w:r>
          <w:rPr>
            <w:vertAlign w:val="subscript"/>
          </w:rPr>
          <w:t>GB</w:t>
        </w:r>
      </w:ins>
      <w:ins w:id="87" w:author="Biswajeet Sahoo" w:date="2019-06-26T13:12:00Z">
        <w:r>
          <w:t>)</w:t>
        </w:r>
      </w:ins>
      <w:ins w:id="88" w:author="Biswajeet Sahoo" w:date="2019-06-26T13:14:00Z">
        <w:r>
          <w:t xml:space="preserve"> on the </w:t>
        </w:r>
      </w:ins>
      <w:ins w:id="89" w:author="Biswajeet Sahoo" w:date="2019-06-26T13:15:00Z">
        <w:r>
          <w:t>surface considering a p-type body.</w:t>
        </w:r>
      </w:ins>
    </w:p>
    <w:p w14:paraId="033C220A" w14:textId="5D46D7BE" w:rsidR="00361A66" w:rsidRDefault="00361A66" w:rsidP="00264BB5">
      <w:pPr>
        <w:pStyle w:val="ListParagraph"/>
        <w:numPr>
          <w:ilvl w:val="0"/>
          <w:numId w:val="5"/>
        </w:numPr>
        <w:spacing w:line="360" w:lineRule="auto"/>
        <w:jc w:val="both"/>
        <w:rPr>
          <w:ins w:id="90" w:author="Biswajeet Sahoo" w:date="2019-06-26T13:16:00Z"/>
        </w:rPr>
      </w:pPr>
      <w:proofErr w:type="spellStart"/>
      <w:ins w:id="91" w:author="Biswajeet Sahoo" w:date="2019-06-26T13:16:00Z">
        <w:r>
          <w:t>Flatband</w:t>
        </w:r>
        <w:proofErr w:type="spellEnd"/>
        <w:r>
          <w:t xml:space="preserve"> Condition:</w:t>
        </w:r>
      </w:ins>
    </w:p>
    <w:p w14:paraId="27097B36" w14:textId="023F66E0" w:rsidR="008D6614" w:rsidRDefault="005574BA" w:rsidP="00264BB5">
      <w:pPr>
        <w:pStyle w:val="ListParagraph"/>
        <w:spacing w:line="360" w:lineRule="auto"/>
        <w:jc w:val="both"/>
        <w:rPr>
          <w:ins w:id="92" w:author="Biswajeet Sahoo" w:date="2019-06-26T13:37:00Z"/>
        </w:rPr>
      </w:pPr>
      <w:ins w:id="93" w:author="Biswajeet Sahoo" w:date="2019-06-26T13:21:00Z">
        <w:r>
          <w:t>It is the case in which the Su</w:t>
        </w:r>
      </w:ins>
      <w:ins w:id="94" w:author="Biswajeet Sahoo" w:date="2019-06-26T13:22:00Z">
        <w:r>
          <w:t>rface potential is zero</w:t>
        </w:r>
      </w:ins>
      <w:ins w:id="95" w:author="Biswajeet Sahoo" w:date="2019-06-26T13:23:00Z">
        <w:r>
          <w:t>,</w:t>
        </w:r>
      </w:ins>
      <w:ins w:id="96" w:author="Biswajeet Sahoo" w:date="2019-06-26T13:22:00Z">
        <w:r>
          <w:t xml:space="preserve"> V</w:t>
        </w:r>
        <w:r>
          <w:rPr>
            <w:vertAlign w:val="subscript"/>
          </w:rPr>
          <w:t xml:space="preserve">GB </w:t>
        </w:r>
        <w:r>
          <w:t>= V</w:t>
        </w:r>
      </w:ins>
      <w:ins w:id="97" w:author="Biswajeet Sahoo" w:date="2019-06-26T13:23:00Z">
        <w:r>
          <w:rPr>
            <w:vertAlign w:val="subscript"/>
          </w:rPr>
          <w:t>FB</w:t>
        </w:r>
        <w:r>
          <w:t xml:space="preserve"> and the charge in the semiconduc</w:t>
        </w:r>
      </w:ins>
      <w:ins w:id="98" w:author="Biswajeet Sahoo" w:date="2019-06-26T13:24:00Z">
        <w:r>
          <w:t>tor under the oxide Q</w:t>
        </w:r>
      </w:ins>
      <w:r w:rsidR="002F35B6">
        <w:t>`</w:t>
      </w:r>
      <w:ins w:id="99" w:author="Biswajeet Sahoo" w:date="2019-06-26T13:24:00Z">
        <w:r>
          <w:rPr>
            <w:vertAlign w:val="subscript"/>
          </w:rPr>
          <w:t>C</w:t>
        </w:r>
        <w:r>
          <w:t xml:space="preserve"> =0. </w:t>
        </w:r>
      </w:ins>
    </w:p>
    <w:p w14:paraId="63E99F40" w14:textId="25040A3D" w:rsidR="005574BA" w:rsidRDefault="005574BA">
      <w:pPr>
        <w:pStyle w:val="ListParagraph"/>
        <w:spacing w:line="360" w:lineRule="auto"/>
        <w:jc w:val="center"/>
        <w:rPr>
          <w:ins w:id="100" w:author="Biswajeet Sahoo" w:date="2019-06-26T13:26:00Z"/>
        </w:rPr>
        <w:pPrChange w:id="101" w:author="Biswajeet Sahoo" w:date="2019-06-26T13:37:00Z">
          <w:pPr>
            <w:pStyle w:val="ListParagraph"/>
            <w:spacing w:line="360" w:lineRule="auto"/>
            <w:ind w:left="2880" w:firstLine="720"/>
          </w:pPr>
        </w:pPrChange>
      </w:pPr>
      <w:ins w:id="102" w:author="Biswajeet Sahoo" w:date="2019-06-26T13:25:00Z">
        <w:r>
          <w:rPr>
            <w:noProof/>
            <w:lang w:val="en-US"/>
          </w:rPr>
          <w:lastRenderedPageBreak/>
          <w:drawing>
            <wp:inline distT="0" distB="0" distL="0" distR="0" wp14:anchorId="045E6F2F" wp14:editId="54673D3F">
              <wp:extent cx="940526" cy="87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1701" cy="899276"/>
                      </a:xfrm>
                      <a:prstGeom prst="rect">
                        <a:avLst/>
                      </a:prstGeom>
                    </pic:spPr>
                  </pic:pic>
                </a:graphicData>
              </a:graphic>
            </wp:inline>
          </w:drawing>
        </w:r>
      </w:ins>
    </w:p>
    <w:p w14:paraId="0AC6FF3F" w14:textId="42393211" w:rsidR="005574BA" w:rsidRDefault="005574BA" w:rsidP="00133FAD">
      <w:pPr>
        <w:pStyle w:val="ListParagraph"/>
        <w:numPr>
          <w:ilvl w:val="0"/>
          <w:numId w:val="5"/>
        </w:numPr>
        <w:spacing w:line="360" w:lineRule="auto"/>
        <w:jc w:val="both"/>
        <w:rPr>
          <w:ins w:id="103" w:author="Biswajeet Sahoo" w:date="2019-06-26T13:27:00Z"/>
        </w:rPr>
      </w:pPr>
      <w:ins w:id="104" w:author="Biswajeet Sahoo" w:date="2019-06-26T13:27:00Z">
        <w:r>
          <w:t>Accumulation:</w:t>
        </w:r>
      </w:ins>
    </w:p>
    <w:p w14:paraId="27427D22" w14:textId="052E4DD4" w:rsidR="005574BA" w:rsidRDefault="005574BA" w:rsidP="00133FAD">
      <w:pPr>
        <w:pStyle w:val="ListParagraph"/>
        <w:spacing w:line="360" w:lineRule="auto"/>
        <w:jc w:val="both"/>
        <w:rPr>
          <w:ins w:id="105" w:author="Biswajeet Sahoo" w:date="2019-06-26T13:35:00Z"/>
        </w:rPr>
      </w:pPr>
      <w:ins w:id="106" w:author="Biswajeet Sahoo" w:date="2019-06-26T13:27:00Z">
        <w:r>
          <w:t>It is the case where V</w:t>
        </w:r>
        <w:r>
          <w:rPr>
            <w:vertAlign w:val="subscript"/>
          </w:rPr>
          <w:t xml:space="preserve">GB </w:t>
        </w:r>
        <w:r>
          <w:t>decreases be</w:t>
        </w:r>
      </w:ins>
      <w:ins w:id="107" w:author="Biswajeet Sahoo" w:date="2019-06-26T13:28:00Z">
        <w:r>
          <w:t>low V</w:t>
        </w:r>
        <w:r>
          <w:rPr>
            <w:vertAlign w:val="subscript"/>
          </w:rPr>
          <w:t>FB</w:t>
        </w:r>
      </w:ins>
      <w:ins w:id="108" w:author="Biswajeet Sahoo" w:date="2019-06-26T13:29:00Z">
        <w:r>
          <w:t xml:space="preserve">. The negative change </w:t>
        </w:r>
      </w:ins>
      <w:ins w:id="109" w:author="Biswajeet Sahoo" w:date="2019-06-26T13:30:00Z">
        <w:r>
          <w:t>of V</w:t>
        </w:r>
      </w:ins>
      <w:r w:rsidR="004B19D8">
        <w:rPr>
          <w:vertAlign w:val="subscript"/>
        </w:rPr>
        <w:t>GB</w:t>
      </w:r>
      <w:ins w:id="110" w:author="Biswajeet Sahoo" w:date="2019-06-26T13:30:00Z">
        <w:r w:rsidR="008D6614">
          <w:t xml:space="preserve"> </w:t>
        </w:r>
      </w:ins>
      <w:r w:rsidR="002F35B6">
        <w:t>will cause</w:t>
      </w:r>
      <w:ins w:id="111" w:author="Biswajeet Sahoo" w:date="2019-06-26T13:30:00Z">
        <w:r w:rsidR="008D6614">
          <w:t xml:space="preserve"> a negative change in the gate charge (Q</w:t>
        </w:r>
      </w:ins>
      <w:r w:rsidR="002F35B6">
        <w:t>`</w:t>
      </w:r>
      <w:r w:rsidR="004B19D8">
        <w:rPr>
          <w:vertAlign w:val="subscript"/>
        </w:rPr>
        <w:t>G</w:t>
      </w:r>
      <w:ins w:id="112" w:author="Biswajeet Sahoo" w:date="2019-06-26T13:30:00Z">
        <w:r w:rsidR="008D6614">
          <w:t xml:space="preserve">) </w:t>
        </w:r>
      </w:ins>
      <w:ins w:id="113" w:author="Biswajeet Sahoo" w:date="2019-06-26T13:31:00Z">
        <w:r w:rsidR="008D6614">
          <w:t xml:space="preserve">Thus the semiconductor charges will balance this change by </w:t>
        </w:r>
        <w:proofErr w:type="gramStart"/>
        <w:r w:rsidR="008D6614">
          <w:t>providing  a</w:t>
        </w:r>
        <w:proofErr w:type="gramEnd"/>
        <w:r w:rsidR="008D6614">
          <w:t xml:space="preserve"> net positive charge. </w:t>
        </w:r>
      </w:ins>
      <w:ins w:id="114" w:author="Biswajeet Sahoo" w:date="2019-06-26T13:32:00Z">
        <w:r w:rsidR="008D6614">
          <w:t>The negative change in V</w:t>
        </w:r>
      </w:ins>
      <w:r w:rsidR="004B19D8">
        <w:rPr>
          <w:vertAlign w:val="subscript"/>
        </w:rPr>
        <w:t>GB</w:t>
      </w:r>
      <w:ins w:id="115" w:author="Biswajeet Sahoo" w:date="2019-06-26T13:32:00Z">
        <w:r w:rsidR="008D6614">
          <w:t xml:space="preserve"> causes the negative change in </w:t>
        </w:r>
      </w:ins>
      <w:r w:rsidR="002F35B6">
        <w:t>s</w:t>
      </w:r>
      <w:ins w:id="116" w:author="Biswajeet Sahoo" w:date="2019-06-26T13:32:00Z">
        <w:r w:rsidR="008D6614">
          <w:t>urface potential</w:t>
        </w:r>
      </w:ins>
      <w:ins w:id="117" w:author="Biswajeet Sahoo" w:date="2019-06-26T13:34:00Z">
        <w:r w:rsidR="008D6614">
          <w:t xml:space="preserve"> </w:t>
        </w:r>
        <w:proofErr w:type="spellStart"/>
        <w:r w:rsidR="008D6614">
          <w:t>ѱ</w:t>
        </w:r>
      </w:ins>
      <w:r w:rsidR="004B19D8">
        <w:rPr>
          <w:vertAlign w:val="subscript"/>
        </w:rPr>
        <w:t>s</w:t>
      </w:r>
      <w:proofErr w:type="spellEnd"/>
      <w:ins w:id="118" w:author="Biswajeet Sahoo" w:date="2019-06-26T13:35:00Z">
        <w:r w:rsidR="008D6614">
          <w:t>.</w:t>
        </w:r>
      </w:ins>
      <w:ins w:id="119" w:author="Biswajeet Sahoo" w:date="2019-06-27T07:26:00Z">
        <w:r w:rsidR="00AC6671">
          <w:t xml:space="preserve"> </w:t>
        </w:r>
      </w:ins>
      <w:ins w:id="120" w:author="Biswajeet Sahoo" w:date="2019-06-26T13:35:00Z">
        <w:r w:rsidR="008D6614">
          <w:t xml:space="preserve"> </w:t>
        </w:r>
      </w:ins>
    </w:p>
    <w:p w14:paraId="583F84F5" w14:textId="1811C569" w:rsidR="008D6614" w:rsidRDefault="008D6614" w:rsidP="00133FAD">
      <w:pPr>
        <w:spacing w:line="360" w:lineRule="auto"/>
        <w:jc w:val="center"/>
        <w:rPr>
          <w:ins w:id="121" w:author="Biswajeet Sahoo" w:date="2019-06-26T13:37:00Z"/>
        </w:rPr>
      </w:pPr>
      <w:ins w:id="122" w:author="Biswajeet Sahoo" w:date="2019-06-26T13:35:00Z">
        <w:r>
          <w:rPr>
            <w:noProof/>
            <w:lang w:val="en-US"/>
          </w:rPr>
          <w:drawing>
            <wp:inline distT="0" distB="0" distL="0" distR="0" wp14:anchorId="2676CAE4" wp14:editId="36525DC0">
              <wp:extent cx="866775" cy="933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6775" cy="933450"/>
                      </a:xfrm>
                      <a:prstGeom prst="rect">
                        <a:avLst/>
                      </a:prstGeom>
                    </pic:spPr>
                  </pic:pic>
                </a:graphicData>
              </a:graphic>
            </wp:inline>
          </w:drawing>
        </w:r>
      </w:ins>
    </w:p>
    <w:p w14:paraId="2812DC99" w14:textId="14AB3CA8" w:rsidR="008D6614" w:rsidRDefault="008D6614" w:rsidP="00133FAD">
      <w:pPr>
        <w:pStyle w:val="ListParagraph"/>
        <w:numPr>
          <w:ilvl w:val="0"/>
          <w:numId w:val="5"/>
        </w:numPr>
        <w:spacing w:line="360" w:lineRule="auto"/>
        <w:jc w:val="both"/>
        <w:rPr>
          <w:ins w:id="123" w:author="Biswajeet Sahoo" w:date="2019-06-26T13:38:00Z"/>
        </w:rPr>
      </w:pPr>
      <w:ins w:id="124" w:author="Biswajeet Sahoo" w:date="2019-06-26T13:38:00Z">
        <w:r>
          <w:t>Depletion and Inversion:</w:t>
        </w:r>
      </w:ins>
    </w:p>
    <w:p w14:paraId="0842C264" w14:textId="718B9AFC" w:rsidR="008D6614" w:rsidRDefault="008D6614" w:rsidP="00133FAD">
      <w:pPr>
        <w:pStyle w:val="ListParagraph"/>
        <w:spacing w:line="360" w:lineRule="auto"/>
        <w:jc w:val="both"/>
        <w:rPr>
          <w:ins w:id="125" w:author="Biswajeet Sahoo" w:date="2019-06-26T13:43:00Z"/>
        </w:rPr>
      </w:pPr>
      <w:ins w:id="126" w:author="Biswajeet Sahoo" w:date="2019-06-26T13:38:00Z">
        <w:r>
          <w:t xml:space="preserve">In this case the </w:t>
        </w:r>
      </w:ins>
      <w:ins w:id="127" w:author="Biswajeet Sahoo" w:date="2019-06-26T13:30:00Z">
        <w:r w:rsidR="005622F5">
          <w:t>V</w:t>
        </w:r>
      </w:ins>
      <w:r w:rsidR="005622F5">
        <w:rPr>
          <w:vertAlign w:val="subscript"/>
        </w:rPr>
        <w:t>GB</w:t>
      </w:r>
      <w:ins w:id="128" w:author="Biswajeet Sahoo" w:date="2019-06-26T13:38:00Z">
        <w:r>
          <w:t xml:space="preserve"> increases above </w:t>
        </w:r>
      </w:ins>
      <w:ins w:id="129" w:author="Biswajeet Sahoo" w:date="2019-06-26T13:30:00Z">
        <w:r w:rsidR="005622F5">
          <w:t>V</w:t>
        </w:r>
      </w:ins>
      <w:r w:rsidR="005622F5">
        <w:rPr>
          <w:vertAlign w:val="subscript"/>
        </w:rPr>
        <w:t>FB</w:t>
      </w:r>
      <w:ins w:id="130" w:author="Biswajeet Sahoo" w:date="2019-06-26T13:38:00Z">
        <w:r>
          <w:t>. The total cha</w:t>
        </w:r>
      </w:ins>
      <w:ins w:id="131" w:author="Biswajeet Sahoo" w:date="2019-06-26T13:39:00Z">
        <w:r>
          <w:t>rge on the gate Q</w:t>
        </w:r>
      </w:ins>
      <w:r w:rsidR="002F35B6">
        <w:t>`</w:t>
      </w:r>
      <w:r w:rsidR="005622F5" w:rsidRPr="005622F5">
        <w:rPr>
          <w:vertAlign w:val="subscript"/>
        </w:rPr>
        <w:t>G</w:t>
      </w:r>
      <w:ins w:id="132" w:author="Biswajeet Sahoo" w:date="2019-06-26T13:39:00Z">
        <w:r>
          <w:t xml:space="preserve"> will become more positive than the value at </w:t>
        </w:r>
        <w:proofErr w:type="spellStart"/>
        <w:r>
          <w:t>flatband</w:t>
        </w:r>
      </w:ins>
      <w:proofErr w:type="spellEnd"/>
      <w:r w:rsidR="002F35B6">
        <w:t xml:space="preserve"> </w:t>
      </w:r>
      <w:ins w:id="133" w:author="Biswajeet Sahoo" w:date="2019-06-26T13:39:00Z">
        <w:r>
          <w:t>(interface</w:t>
        </w:r>
      </w:ins>
      <w:ins w:id="134" w:author="Biswajeet Sahoo" w:date="2019-06-26T13:40:00Z">
        <w:r>
          <w:t xml:space="preserve"> charge </w:t>
        </w:r>
      </w:ins>
      <w:r w:rsidR="005622F5">
        <w:t>–</w:t>
      </w:r>
      <w:r w:rsidR="005622F5" w:rsidRPr="005622F5">
        <w:t xml:space="preserve"> </w:t>
      </w:r>
      <w:ins w:id="135" w:author="Biswajeet Sahoo" w:date="2019-06-26T13:39:00Z">
        <w:r w:rsidR="005622F5">
          <w:t>Q</w:t>
        </w:r>
      </w:ins>
      <w:r w:rsidR="005622F5">
        <w:rPr>
          <w:vertAlign w:val="subscript"/>
        </w:rPr>
        <w:t>O</w:t>
      </w:r>
      <w:ins w:id="136" w:author="Biswajeet Sahoo" w:date="2019-06-26T13:39:00Z">
        <w:r>
          <w:t>)</w:t>
        </w:r>
      </w:ins>
      <w:ins w:id="137" w:author="Biswajeet Sahoo" w:date="2019-06-26T13:40:00Z">
        <w:r w:rsidR="00A61B01">
          <w:t xml:space="preserve">. Thus </w:t>
        </w:r>
      </w:ins>
      <w:ins w:id="138" w:author="Biswajeet Sahoo" w:date="2019-06-26T13:39:00Z">
        <w:r w:rsidR="005622F5">
          <w:t>Q</w:t>
        </w:r>
      </w:ins>
      <w:r w:rsidR="00133FAD">
        <w:t>`</w:t>
      </w:r>
      <w:r w:rsidR="005622F5">
        <w:rPr>
          <w:vertAlign w:val="subscript"/>
        </w:rPr>
        <w:t>C</w:t>
      </w:r>
      <w:ins w:id="139" w:author="Biswajeet Sahoo" w:date="2019-06-26T13:41:00Z">
        <w:r w:rsidR="00A61B01">
          <w:t xml:space="preserve"> balances the positive charge by providing the negative charges. Also the positive </w:t>
        </w:r>
      </w:ins>
      <w:ins w:id="140" w:author="Biswajeet Sahoo" w:date="2019-06-26T13:42:00Z">
        <w:r w:rsidR="00A61B01">
          <w:t xml:space="preserve">change in </w:t>
        </w:r>
      </w:ins>
      <w:ins w:id="141" w:author="Biswajeet Sahoo" w:date="2019-06-26T13:30:00Z">
        <w:r w:rsidR="005622F5">
          <w:t>V</w:t>
        </w:r>
      </w:ins>
      <w:r w:rsidR="005622F5">
        <w:rPr>
          <w:vertAlign w:val="subscript"/>
        </w:rPr>
        <w:t>GB</w:t>
      </w:r>
      <w:ins w:id="142" w:author="Biswajeet Sahoo" w:date="2019-06-26T13:42:00Z">
        <w:r w:rsidR="00A61B01">
          <w:t xml:space="preserve"> will cause positive changes in </w:t>
        </w:r>
        <w:proofErr w:type="spellStart"/>
        <w:r w:rsidR="00A61B01">
          <w:t>ѱs</w:t>
        </w:r>
        <w:proofErr w:type="spellEnd"/>
        <w:r w:rsidR="00A61B01">
          <w:t xml:space="preserve">. </w:t>
        </w:r>
      </w:ins>
    </w:p>
    <w:p w14:paraId="4A5A87EA" w14:textId="2A2D77CD" w:rsidR="00AC6671" w:rsidRDefault="00A61B01" w:rsidP="00133FAD">
      <w:pPr>
        <w:pStyle w:val="ListParagraph"/>
        <w:spacing w:line="360" w:lineRule="auto"/>
        <w:ind w:left="3600"/>
        <w:jc w:val="both"/>
        <w:rPr>
          <w:ins w:id="143" w:author="Biswajeet Sahoo" w:date="2019-06-27T07:22:00Z"/>
        </w:rPr>
      </w:pPr>
      <w:ins w:id="144" w:author="Biswajeet Sahoo" w:date="2019-06-26T13:43:00Z">
        <w:r>
          <w:t xml:space="preserve">    </w:t>
        </w:r>
        <w:r>
          <w:rPr>
            <w:noProof/>
            <w:lang w:val="en-US"/>
          </w:rPr>
          <w:drawing>
            <wp:inline distT="0" distB="0" distL="0" distR="0" wp14:anchorId="64998101" wp14:editId="6FF6F8C6">
              <wp:extent cx="895350" cy="981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5350" cy="981075"/>
                      </a:xfrm>
                      <a:prstGeom prst="rect">
                        <a:avLst/>
                      </a:prstGeom>
                    </pic:spPr>
                  </pic:pic>
                </a:graphicData>
              </a:graphic>
            </wp:inline>
          </w:drawing>
        </w:r>
      </w:ins>
    </w:p>
    <w:p w14:paraId="2D59C765" w14:textId="58EB457B" w:rsidR="00AC6671" w:rsidRDefault="00AC6671" w:rsidP="00133FAD">
      <w:pPr>
        <w:pStyle w:val="IntenseQuote"/>
        <w:ind w:left="0"/>
        <w:jc w:val="both"/>
        <w:rPr>
          <w:ins w:id="145" w:author="Biswajeet Sahoo" w:date="2019-06-27T07:22:00Z"/>
        </w:rPr>
      </w:pPr>
      <w:ins w:id="146" w:author="Biswajeet Sahoo" w:date="2019-06-27T07:22:00Z">
        <w:r>
          <w:t>Potential Balance</w:t>
        </w:r>
      </w:ins>
      <w:ins w:id="147" w:author="Biswajeet Sahoo" w:date="2019-06-27T07:29:00Z">
        <w:r w:rsidR="00B510D8">
          <w:t xml:space="preserve"> </w:t>
        </w:r>
      </w:ins>
      <w:r w:rsidR="00133FAD">
        <w:t>and</w:t>
      </w:r>
      <w:ins w:id="148" w:author="Biswajeet Sahoo" w:date="2019-06-27T07:29:00Z">
        <w:r w:rsidR="00B510D8">
          <w:t xml:space="preserve"> Charge Balance </w:t>
        </w:r>
      </w:ins>
    </w:p>
    <w:p w14:paraId="7BE929FC" w14:textId="519B4FC2" w:rsidR="00AC6671" w:rsidRDefault="00AC6671" w:rsidP="00133FAD">
      <w:pPr>
        <w:jc w:val="both"/>
        <w:rPr>
          <w:ins w:id="149" w:author="Biswajeet Sahoo" w:date="2019-06-27T07:27:00Z"/>
        </w:rPr>
      </w:pPr>
      <w:ins w:id="150" w:author="Biswajeet Sahoo" w:date="2019-06-27T07:26:00Z">
        <w:r>
          <w:t xml:space="preserve">Four kinds of </w:t>
        </w:r>
      </w:ins>
      <w:ins w:id="151" w:author="Biswajeet Sahoo" w:date="2019-06-27T07:27:00Z">
        <w:r w:rsidR="00B510D8">
          <w:t xml:space="preserve">potential drops are encountered in the </w:t>
        </w:r>
        <w:proofErr w:type="gramStart"/>
        <w:r w:rsidR="00B510D8">
          <w:t>loop:-</w:t>
        </w:r>
        <w:proofErr w:type="gramEnd"/>
        <w:r w:rsidR="00B510D8">
          <w:t xml:space="preserve"> </w:t>
        </w:r>
      </w:ins>
    </w:p>
    <w:p w14:paraId="4E4F9E6A" w14:textId="3A3B3B7B" w:rsidR="00B510D8" w:rsidRDefault="00B510D8" w:rsidP="00133FAD">
      <w:pPr>
        <w:pStyle w:val="ListParagraph"/>
        <w:numPr>
          <w:ilvl w:val="0"/>
          <w:numId w:val="7"/>
        </w:numPr>
        <w:jc w:val="both"/>
        <w:rPr>
          <w:ins w:id="152" w:author="Biswajeet Sahoo" w:date="2019-06-27T07:28:00Z"/>
        </w:rPr>
      </w:pPr>
      <w:ins w:id="153" w:author="Biswajeet Sahoo" w:date="2019-06-27T07:27:00Z">
        <w:r>
          <w:t xml:space="preserve">The voltage of </w:t>
        </w:r>
      </w:ins>
      <w:ins w:id="154" w:author="Biswajeet Sahoo" w:date="2019-06-27T07:28:00Z">
        <w:r>
          <w:t xml:space="preserve">the external source </w:t>
        </w:r>
      </w:ins>
      <w:ins w:id="155" w:author="Biswajeet Sahoo" w:date="2019-06-26T13:30:00Z">
        <w:r w:rsidR="005622F5">
          <w:t>V</w:t>
        </w:r>
      </w:ins>
      <w:r w:rsidR="005622F5">
        <w:rPr>
          <w:vertAlign w:val="subscript"/>
        </w:rPr>
        <w:t>GB</w:t>
      </w:r>
      <w:ins w:id="156" w:author="Biswajeet Sahoo" w:date="2019-06-27T07:28:00Z">
        <w:r>
          <w:t>.</w:t>
        </w:r>
      </w:ins>
    </w:p>
    <w:p w14:paraId="5427E7DE" w14:textId="65D88260" w:rsidR="00B510D8" w:rsidRDefault="00B510D8" w:rsidP="00133FAD">
      <w:pPr>
        <w:pStyle w:val="ListParagraph"/>
        <w:numPr>
          <w:ilvl w:val="0"/>
          <w:numId w:val="7"/>
        </w:numPr>
        <w:jc w:val="both"/>
        <w:rPr>
          <w:ins w:id="157" w:author="Biswajeet Sahoo" w:date="2019-06-27T07:28:00Z"/>
        </w:rPr>
      </w:pPr>
      <w:ins w:id="158" w:author="Biswajeet Sahoo" w:date="2019-06-27T07:28:00Z">
        <w:r>
          <w:t xml:space="preserve">The potential drop across the oxide </w:t>
        </w:r>
      </w:ins>
      <w:proofErr w:type="spellStart"/>
      <w:r w:rsidR="005622F5">
        <w:t>ѱ</w:t>
      </w:r>
      <w:r w:rsidR="005622F5">
        <w:rPr>
          <w:vertAlign w:val="subscript"/>
        </w:rPr>
        <w:t>ox</w:t>
      </w:r>
      <w:proofErr w:type="spellEnd"/>
    </w:p>
    <w:p w14:paraId="2132A13A" w14:textId="7B16A9BB" w:rsidR="00B510D8" w:rsidRDefault="00B510D8" w:rsidP="00133FAD">
      <w:pPr>
        <w:pStyle w:val="ListParagraph"/>
        <w:numPr>
          <w:ilvl w:val="0"/>
          <w:numId w:val="7"/>
        </w:numPr>
        <w:jc w:val="both"/>
        <w:rPr>
          <w:ins w:id="159" w:author="Biswajeet Sahoo" w:date="2019-06-27T07:28:00Z"/>
        </w:rPr>
      </w:pPr>
      <w:ins w:id="160" w:author="Biswajeet Sahoo" w:date="2019-06-27T07:28:00Z">
        <w:r>
          <w:t>The surface potential</w:t>
        </w:r>
      </w:ins>
      <w:ins w:id="161" w:author="Biswajeet Sahoo" w:date="2019-06-27T07:29:00Z">
        <w:r>
          <w:t xml:space="preserve"> </w:t>
        </w:r>
      </w:ins>
      <w:proofErr w:type="spellStart"/>
      <w:r w:rsidR="005622F5">
        <w:t>ѱ</w:t>
      </w:r>
      <w:r w:rsidR="005622F5">
        <w:rPr>
          <w:vertAlign w:val="subscript"/>
        </w:rPr>
        <w:t>s</w:t>
      </w:r>
      <w:proofErr w:type="spellEnd"/>
    </w:p>
    <w:p w14:paraId="359F5403" w14:textId="771459F7" w:rsidR="00B510D8" w:rsidRDefault="00B510D8" w:rsidP="00133FAD">
      <w:pPr>
        <w:pStyle w:val="ListParagraph"/>
        <w:numPr>
          <w:ilvl w:val="0"/>
          <w:numId w:val="7"/>
        </w:numPr>
        <w:jc w:val="both"/>
        <w:rPr>
          <w:ins w:id="162" w:author="Biswajeet Sahoo" w:date="2019-06-27T07:30:00Z"/>
        </w:rPr>
      </w:pPr>
      <w:ins w:id="163" w:author="Biswajeet Sahoo" w:date="2019-06-27T07:28:00Z">
        <w:r>
          <w:t xml:space="preserve">Sum of the </w:t>
        </w:r>
      </w:ins>
      <w:ins w:id="164" w:author="Biswajeet Sahoo" w:date="2019-06-27T07:29:00Z">
        <w:r>
          <w:t>contact potentials when going clockwise</w:t>
        </w:r>
      </w:ins>
      <w:r w:rsidR="005622F5">
        <w:t xml:space="preserve"> Φ</w:t>
      </w:r>
      <w:r w:rsidR="005622F5">
        <w:rPr>
          <w:vertAlign w:val="subscript"/>
        </w:rPr>
        <w:t>MS</w:t>
      </w:r>
      <w:ins w:id="165" w:author="Biswajeet Sahoo" w:date="2019-06-27T07:29:00Z">
        <w:r>
          <w:t>.</w:t>
        </w:r>
      </w:ins>
    </w:p>
    <w:p w14:paraId="2553F255" w14:textId="7E8AF0D1" w:rsidR="00B510D8" w:rsidRDefault="00B510D8" w:rsidP="00133FAD">
      <w:pPr>
        <w:ind w:left="360"/>
        <w:jc w:val="both"/>
        <w:rPr>
          <w:ins w:id="166" w:author="Biswajeet Sahoo" w:date="2019-06-27T07:30:00Z"/>
        </w:rPr>
      </w:pPr>
      <w:ins w:id="167" w:author="Biswajeet Sahoo" w:date="2019-06-27T07:30:00Z">
        <w:r>
          <w:lastRenderedPageBreak/>
          <w:t>Thus, we can write</w:t>
        </w:r>
      </w:ins>
      <w:ins w:id="168" w:author="Biswajeet Sahoo" w:date="2019-06-27T07:32:00Z">
        <w:r w:rsidR="00C42893">
          <w:t>,</w:t>
        </w:r>
        <w:r w:rsidR="00C42893" w:rsidRPr="00C42893">
          <w:rPr>
            <w:noProof/>
          </w:rPr>
          <w:t xml:space="preserve"> </w:t>
        </w:r>
      </w:ins>
    </w:p>
    <w:p w14:paraId="33E653B1" w14:textId="7EE53282" w:rsidR="00C42893" w:rsidRDefault="00C42893" w:rsidP="00133FAD">
      <w:pPr>
        <w:ind w:left="360"/>
        <w:jc w:val="center"/>
        <w:rPr>
          <w:ins w:id="169" w:author="Biswajeet Sahoo" w:date="2019-06-27T07:32:00Z"/>
        </w:rPr>
      </w:pPr>
      <w:ins w:id="170" w:author="Biswajeet Sahoo" w:date="2019-06-27T07:32:00Z">
        <w:r>
          <w:rPr>
            <w:noProof/>
            <w:lang w:val="en-US"/>
          </w:rPr>
          <w:drawing>
            <wp:inline distT="0" distB="0" distL="0" distR="0" wp14:anchorId="309065E2" wp14:editId="2EA15922">
              <wp:extent cx="2216989" cy="503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0868" cy="508967"/>
                      </a:xfrm>
                      <a:prstGeom prst="rect">
                        <a:avLst/>
                      </a:prstGeom>
                    </pic:spPr>
                  </pic:pic>
                </a:graphicData>
              </a:graphic>
            </wp:inline>
          </w:drawing>
        </w:r>
      </w:ins>
    </w:p>
    <w:p w14:paraId="48FB26E4" w14:textId="0ADD7B98" w:rsidR="00C42893" w:rsidRDefault="00C42893" w:rsidP="00133FAD">
      <w:pPr>
        <w:ind w:left="360"/>
        <w:jc w:val="both"/>
        <w:rPr>
          <w:ins w:id="171" w:author="Biswajeet Sahoo" w:date="2019-06-27T07:33:00Z"/>
        </w:rPr>
      </w:pPr>
      <w:ins w:id="172" w:author="Biswajeet Sahoo" w:date="2019-06-27T07:32:00Z">
        <w:r>
          <w:t xml:space="preserve">Now considering the charges in the system, </w:t>
        </w:r>
      </w:ins>
      <w:ins w:id="173" w:author="Biswajeet Sahoo" w:date="2019-06-27T07:33:00Z">
        <w:r>
          <w:t xml:space="preserve">they are of different </w:t>
        </w:r>
        <w:proofErr w:type="gramStart"/>
        <w:r>
          <w:t>types:-</w:t>
        </w:r>
        <w:proofErr w:type="gramEnd"/>
      </w:ins>
    </w:p>
    <w:p w14:paraId="6DDB32E8" w14:textId="6C4053D5" w:rsidR="00C42893" w:rsidRDefault="00C42893" w:rsidP="00133FAD">
      <w:pPr>
        <w:pStyle w:val="ListParagraph"/>
        <w:numPr>
          <w:ilvl w:val="0"/>
          <w:numId w:val="8"/>
        </w:numPr>
        <w:jc w:val="both"/>
        <w:rPr>
          <w:ins w:id="174" w:author="Biswajeet Sahoo" w:date="2019-06-27T07:33:00Z"/>
        </w:rPr>
      </w:pPr>
      <w:ins w:id="175" w:author="Biswajeet Sahoo" w:date="2019-06-27T07:33:00Z">
        <w:r>
          <w:t>The charge on the gate Q</w:t>
        </w:r>
      </w:ins>
      <w:r w:rsidR="00133FAD">
        <w:t>`</w:t>
      </w:r>
      <w:r w:rsidR="005622F5">
        <w:rPr>
          <w:vertAlign w:val="subscript"/>
        </w:rPr>
        <w:t>G</w:t>
      </w:r>
    </w:p>
    <w:p w14:paraId="665C3E63" w14:textId="25626621" w:rsidR="00C42893" w:rsidRDefault="00C42893" w:rsidP="00133FAD">
      <w:pPr>
        <w:pStyle w:val="ListParagraph"/>
        <w:numPr>
          <w:ilvl w:val="0"/>
          <w:numId w:val="8"/>
        </w:numPr>
        <w:jc w:val="both"/>
        <w:rPr>
          <w:ins w:id="176" w:author="Biswajeet Sahoo" w:date="2019-06-27T07:34:00Z"/>
        </w:rPr>
      </w:pPr>
      <w:ins w:id="177" w:author="Biswajeet Sahoo" w:date="2019-06-27T07:33:00Z">
        <w:r>
          <w:t>The effective interface ch</w:t>
        </w:r>
      </w:ins>
      <w:ins w:id="178" w:author="Biswajeet Sahoo" w:date="2019-06-27T07:34:00Z">
        <w:r>
          <w:t>arge Q</w:t>
        </w:r>
      </w:ins>
      <w:r w:rsidR="00133FAD">
        <w:t>`</w:t>
      </w:r>
      <w:r w:rsidR="005622F5">
        <w:rPr>
          <w:vertAlign w:val="subscript"/>
        </w:rPr>
        <w:t>O</w:t>
      </w:r>
    </w:p>
    <w:p w14:paraId="6EACFB29" w14:textId="1FE9CC66" w:rsidR="00C42893" w:rsidRDefault="00C42893" w:rsidP="00133FAD">
      <w:pPr>
        <w:pStyle w:val="ListParagraph"/>
        <w:numPr>
          <w:ilvl w:val="0"/>
          <w:numId w:val="8"/>
        </w:numPr>
        <w:jc w:val="both"/>
        <w:rPr>
          <w:ins w:id="179" w:author="Biswajeet Sahoo" w:date="2019-06-27T07:34:00Z"/>
        </w:rPr>
      </w:pPr>
      <w:ins w:id="180" w:author="Biswajeet Sahoo" w:date="2019-06-27T07:34:00Z">
        <w:r>
          <w:t>The charge in the semiconductor under the oxide Q</w:t>
        </w:r>
      </w:ins>
      <w:r w:rsidR="00133FAD">
        <w:t>`</w:t>
      </w:r>
      <w:r w:rsidR="005622F5">
        <w:rPr>
          <w:vertAlign w:val="subscript"/>
        </w:rPr>
        <w:t>C</w:t>
      </w:r>
    </w:p>
    <w:p w14:paraId="279D5EF6" w14:textId="7716316B" w:rsidR="00C42893" w:rsidRDefault="00C42893" w:rsidP="00133FAD">
      <w:pPr>
        <w:ind w:left="360"/>
        <w:jc w:val="both"/>
        <w:rPr>
          <w:ins w:id="181" w:author="Biswajeet Sahoo" w:date="2019-06-27T07:33:00Z"/>
        </w:rPr>
      </w:pPr>
      <w:ins w:id="182" w:author="Biswajeet Sahoo" w:date="2019-06-27T07:34:00Z">
        <w:r>
          <w:t>These charges must balance one another for overall charge neutr</w:t>
        </w:r>
      </w:ins>
      <w:ins w:id="183" w:author="Biswajeet Sahoo" w:date="2019-06-27T07:35:00Z">
        <w:r>
          <w:t xml:space="preserve">al </w:t>
        </w:r>
        <w:proofErr w:type="gramStart"/>
        <w:r>
          <w:t>system:-</w:t>
        </w:r>
      </w:ins>
      <w:proofErr w:type="gramEnd"/>
    </w:p>
    <w:p w14:paraId="26064F8A" w14:textId="16D2459D" w:rsidR="00B510D8" w:rsidRPr="00AC6671" w:rsidRDefault="00C42893">
      <w:pPr>
        <w:ind w:left="360"/>
        <w:jc w:val="center"/>
        <w:rPr>
          <w:ins w:id="184" w:author="Biswajeet Sahoo" w:date="2019-06-26T13:47:00Z"/>
        </w:rPr>
        <w:pPrChange w:id="185" w:author="Biswajeet Sahoo" w:date="2019-06-27T07:35:00Z">
          <w:pPr>
            <w:pStyle w:val="ListParagraph"/>
            <w:spacing w:line="360" w:lineRule="auto"/>
            <w:ind w:left="3600"/>
          </w:pPr>
        </w:pPrChange>
      </w:pPr>
      <w:ins w:id="186" w:author="Biswajeet Sahoo" w:date="2019-06-27T07:31:00Z">
        <w:r>
          <w:rPr>
            <w:noProof/>
            <w:lang w:val="en-US"/>
          </w:rPr>
          <w:drawing>
            <wp:inline distT="0" distB="0" distL="0" distR="0" wp14:anchorId="5EB1502E" wp14:editId="4B17B7BD">
              <wp:extent cx="1880559" cy="548496"/>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3637" cy="555227"/>
                      </a:xfrm>
                      <a:prstGeom prst="rect">
                        <a:avLst/>
                      </a:prstGeom>
                    </pic:spPr>
                  </pic:pic>
                </a:graphicData>
              </a:graphic>
            </wp:inline>
          </w:drawing>
        </w:r>
      </w:ins>
    </w:p>
    <w:p w14:paraId="62FB97C3" w14:textId="7DAFEF8A" w:rsidR="00A61B01" w:rsidRPr="00A61B01" w:rsidRDefault="00A61B01">
      <w:pPr>
        <w:pStyle w:val="Subtitle"/>
        <w:jc w:val="both"/>
        <w:rPr>
          <w:ins w:id="187" w:author="Biswajeet Sahoo" w:date="2019-06-26T13:47:00Z"/>
          <w:u w:val="single"/>
          <w:rPrChange w:id="188" w:author="Biswajeet Sahoo" w:date="2019-06-26T13:47:00Z">
            <w:rPr>
              <w:ins w:id="189" w:author="Biswajeet Sahoo" w:date="2019-06-26T13:47:00Z"/>
            </w:rPr>
          </w:rPrChange>
        </w:rPr>
        <w:pPrChange w:id="190" w:author="Biswajeet Sahoo" w:date="2019-06-26T13:47:00Z">
          <w:pPr>
            <w:spacing w:line="360" w:lineRule="auto"/>
          </w:pPr>
        </w:pPrChange>
      </w:pPr>
      <w:ins w:id="191" w:author="Biswajeet Sahoo" w:date="2019-06-26T13:47:00Z">
        <w:r>
          <w:rPr>
            <w:u w:val="single"/>
          </w:rPr>
          <w:t>Genera</w:t>
        </w:r>
      </w:ins>
      <w:ins w:id="192" w:author="Biswajeet Sahoo" w:date="2019-06-26T13:48:00Z">
        <w:r>
          <w:rPr>
            <w:u w:val="single"/>
          </w:rPr>
          <w:t>l Analysis</w:t>
        </w:r>
      </w:ins>
    </w:p>
    <w:p w14:paraId="2E8E7C55" w14:textId="1D1EC176" w:rsidR="00A61B01" w:rsidRDefault="00A61B01" w:rsidP="00133FAD">
      <w:pPr>
        <w:spacing w:line="360" w:lineRule="auto"/>
        <w:jc w:val="both"/>
        <w:rPr>
          <w:ins w:id="193" w:author="Biswajeet Sahoo" w:date="2019-06-26T14:07:00Z"/>
        </w:rPr>
      </w:pPr>
      <w:ins w:id="194" w:author="Biswajeet Sahoo" w:date="2019-06-26T13:45:00Z">
        <w:r>
          <w:t xml:space="preserve">From the </w:t>
        </w:r>
      </w:ins>
      <w:ins w:id="195" w:author="Biswajeet Sahoo" w:date="2019-06-26T13:46:00Z">
        <w:r>
          <w:t>Poisson’s equation we get</w:t>
        </w:r>
      </w:ins>
      <w:ins w:id="196" w:author="Biswajeet Sahoo" w:date="2019-06-26T13:47:00Z">
        <w:r>
          <w:t>,</w:t>
        </w:r>
      </w:ins>
    </w:p>
    <w:p w14:paraId="3FF07F0B" w14:textId="3982AFEE" w:rsidR="004A1D26" w:rsidRDefault="004A1D26" w:rsidP="00133FAD">
      <w:pPr>
        <w:spacing w:line="360" w:lineRule="auto"/>
        <w:jc w:val="center"/>
        <w:rPr>
          <w:ins w:id="197" w:author="Biswajeet Sahoo" w:date="2019-06-26T13:48:00Z"/>
        </w:rPr>
      </w:pPr>
      <w:ins w:id="198" w:author="Biswajeet Sahoo" w:date="2019-06-26T14:07:00Z">
        <w:r>
          <w:rPr>
            <w:noProof/>
            <w:lang w:val="en-US"/>
          </w:rPr>
          <w:drawing>
            <wp:inline distT="0" distB="0" distL="0" distR="0" wp14:anchorId="65A40DDB" wp14:editId="3A93152D">
              <wp:extent cx="5070834" cy="86742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7330" cy="882220"/>
                      </a:xfrm>
                      <a:prstGeom prst="rect">
                        <a:avLst/>
                      </a:prstGeom>
                    </pic:spPr>
                  </pic:pic>
                </a:graphicData>
              </a:graphic>
            </wp:inline>
          </w:drawing>
        </w:r>
      </w:ins>
    </w:p>
    <w:p w14:paraId="1F7B4247" w14:textId="3C6A3CE9" w:rsidR="00D524D6" w:rsidRDefault="00D524D6" w:rsidP="00133FAD">
      <w:pPr>
        <w:spacing w:line="360" w:lineRule="auto"/>
        <w:jc w:val="both"/>
        <w:rPr>
          <w:ins w:id="199" w:author="Biswajeet Sahoo" w:date="2019-06-26T17:33:00Z"/>
        </w:rPr>
      </w:pPr>
      <w:ins w:id="200" w:author="Biswajeet Sahoo" w:date="2019-06-26T17:31:00Z">
        <w:r>
          <w:t xml:space="preserve">Double </w:t>
        </w:r>
      </w:ins>
      <w:r w:rsidR="00133FAD">
        <w:t>i</w:t>
      </w:r>
      <w:ins w:id="201" w:author="Biswajeet Sahoo" w:date="2019-06-26T17:31:00Z">
        <w:r>
          <w:t>ntegrating the equation</w:t>
        </w:r>
      </w:ins>
      <w:ins w:id="202" w:author="Biswajeet Sahoo" w:date="2019-06-26T17:32:00Z">
        <w:r>
          <w:t>, we can get the</w:t>
        </w:r>
      </w:ins>
      <w:ins w:id="203" w:author="Biswajeet Sahoo" w:date="2019-06-26T17:34:00Z">
        <w:r w:rsidR="005A3BFA">
          <w:t xml:space="preserve"> value of </w:t>
        </w:r>
        <w:proofErr w:type="gramStart"/>
        <w:r w:rsidR="005A3BFA">
          <w:t>V</w:t>
        </w:r>
      </w:ins>
      <w:r w:rsidR="005622F5">
        <w:rPr>
          <w:vertAlign w:val="subscript"/>
        </w:rPr>
        <w:t>GB</w:t>
      </w:r>
      <w:ins w:id="204" w:author="Biswajeet Sahoo" w:date="2019-06-27T06:45:00Z">
        <w:r w:rsidR="00CC6AA8">
          <w:t xml:space="preserve"> :</w:t>
        </w:r>
        <w:proofErr w:type="gramEnd"/>
        <w:r w:rsidR="00CC6AA8">
          <w:t>-</w:t>
        </w:r>
      </w:ins>
    </w:p>
    <w:p w14:paraId="5F081538" w14:textId="7B010FA1" w:rsidR="00D524D6" w:rsidRPr="008D6614" w:rsidRDefault="005A3BFA">
      <w:pPr>
        <w:spacing w:line="360" w:lineRule="auto"/>
        <w:jc w:val="center"/>
        <w:pPrChange w:id="205" w:author="Biswajeet Sahoo" w:date="2019-06-26T13:45:00Z">
          <w:pPr/>
        </w:pPrChange>
      </w:pPr>
      <w:ins w:id="206" w:author="Biswajeet Sahoo" w:date="2019-06-26T17:43:00Z">
        <w:r>
          <w:rPr>
            <w:noProof/>
            <w:lang w:val="en-US"/>
          </w:rPr>
          <w:drawing>
            <wp:inline distT="0" distB="0" distL="0" distR="0" wp14:anchorId="46596840" wp14:editId="12B62AEF">
              <wp:extent cx="5731510" cy="6407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40715"/>
                      </a:xfrm>
                      <a:prstGeom prst="rect">
                        <a:avLst/>
                      </a:prstGeom>
                    </pic:spPr>
                  </pic:pic>
                </a:graphicData>
              </a:graphic>
            </wp:inline>
          </w:drawing>
        </w:r>
      </w:ins>
    </w:p>
    <w:p w14:paraId="7A92DB0C" w14:textId="77777777" w:rsidR="00F07D9F" w:rsidRDefault="00F07D9F" w:rsidP="00133FAD">
      <w:pPr>
        <w:jc w:val="both"/>
      </w:pPr>
    </w:p>
    <w:p w14:paraId="2F519A70" w14:textId="77777777" w:rsidR="00F07D9F" w:rsidRDefault="00F07D9F" w:rsidP="00133FAD">
      <w:pPr>
        <w:jc w:val="both"/>
      </w:pPr>
    </w:p>
    <w:p w14:paraId="255060C1" w14:textId="77777777" w:rsidR="00F07D9F" w:rsidRDefault="00F07D9F" w:rsidP="00133FAD">
      <w:pPr>
        <w:jc w:val="both"/>
      </w:pPr>
    </w:p>
    <w:p w14:paraId="64A0020C" w14:textId="2CC26623" w:rsidR="005A3BFA" w:rsidRDefault="005A3BFA" w:rsidP="00133FAD">
      <w:pPr>
        <w:jc w:val="both"/>
        <w:rPr>
          <w:ins w:id="207" w:author="Biswajeet Sahoo" w:date="2019-06-26T17:39:00Z"/>
        </w:rPr>
      </w:pPr>
      <w:ins w:id="208" w:author="Biswajeet Sahoo" w:date="2019-06-26T17:41:00Z">
        <w:r>
          <w:t>Similarl</w:t>
        </w:r>
      </w:ins>
      <w:ins w:id="209" w:author="Biswajeet Sahoo" w:date="2019-06-26T17:45:00Z">
        <w:r>
          <w:t>y</w:t>
        </w:r>
        <w:r w:rsidR="00C63E7D">
          <w:t>,</w:t>
        </w:r>
      </w:ins>
      <w:r w:rsidR="00133FAD">
        <w:t xml:space="preserve"> w</w:t>
      </w:r>
      <w:ins w:id="210" w:author="Biswajeet Sahoo" w:date="2019-06-26T17:45:00Z">
        <w:r w:rsidR="00C63E7D">
          <w:t xml:space="preserve">e can also find the equation of the total semiconductor charge </w:t>
        </w:r>
        <w:proofErr w:type="spellStart"/>
        <w:r w:rsidR="00C63E7D">
          <w:t>Q</w:t>
        </w:r>
      </w:ins>
      <w:r w:rsidR="00133FAD">
        <w:t>`</w:t>
      </w:r>
      <w:proofErr w:type="gramStart"/>
      <w:ins w:id="211" w:author="Biswajeet Sahoo" w:date="2019-06-26T17:45:00Z">
        <w:r w:rsidR="00C63E7D">
          <w:t>c</w:t>
        </w:r>
        <w:proofErr w:type="spellEnd"/>
        <w:r w:rsidR="00C63E7D">
          <w:t xml:space="preserve"> </w:t>
        </w:r>
      </w:ins>
      <w:ins w:id="212" w:author="Biswajeet Sahoo" w:date="2019-06-26T17:46:00Z">
        <w:r w:rsidR="00C63E7D">
          <w:t>:</w:t>
        </w:r>
        <w:proofErr w:type="gramEnd"/>
        <w:r w:rsidR="00C63E7D">
          <w:t>-</w:t>
        </w:r>
      </w:ins>
    </w:p>
    <w:p w14:paraId="22B96B9D" w14:textId="77777777" w:rsidR="00C63E7D" w:rsidRDefault="005A3BFA" w:rsidP="00133FAD">
      <w:pPr>
        <w:jc w:val="both"/>
        <w:rPr>
          <w:ins w:id="213" w:author="Biswajeet Sahoo" w:date="2019-06-26T17:46:00Z"/>
          <w:noProof/>
        </w:rPr>
      </w:pPr>
      <w:ins w:id="214" w:author="Biswajeet Sahoo" w:date="2019-06-26T17:43:00Z">
        <w:r>
          <w:rPr>
            <w:noProof/>
            <w:lang w:val="en-US"/>
          </w:rPr>
          <w:lastRenderedPageBreak/>
          <w:drawing>
            <wp:inline distT="0" distB="0" distL="0" distR="0" wp14:anchorId="2F66322B" wp14:editId="5B1D6D09">
              <wp:extent cx="5731510" cy="1130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30935"/>
                      </a:xfrm>
                      <a:prstGeom prst="rect">
                        <a:avLst/>
                      </a:prstGeom>
                    </pic:spPr>
                  </pic:pic>
                </a:graphicData>
              </a:graphic>
            </wp:inline>
          </w:drawing>
        </w:r>
      </w:ins>
    </w:p>
    <w:p w14:paraId="56371437" w14:textId="77777777" w:rsidR="00C63E7D" w:rsidRDefault="00C63E7D" w:rsidP="005A3BFA">
      <w:pPr>
        <w:rPr>
          <w:ins w:id="215" w:author="Biswajeet Sahoo" w:date="2019-06-26T17:46:00Z"/>
          <w:noProof/>
        </w:rPr>
      </w:pPr>
    </w:p>
    <w:p w14:paraId="6BD845E4" w14:textId="7C227C5C" w:rsidR="00C63E7D" w:rsidRDefault="005A3BFA" w:rsidP="00133FAD">
      <w:pPr>
        <w:spacing w:line="360" w:lineRule="auto"/>
        <w:jc w:val="both"/>
        <w:rPr>
          <w:ins w:id="216" w:author="Biswajeet Sahoo" w:date="2019-06-27T05:19:00Z"/>
          <w:noProof/>
        </w:rPr>
      </w:pPr>
      <w:ins w:id="217" w:author="Biswajeet Sahoo" w:date="2019-06-26T17:44:00Z">
        <w:r w:rsidRPr="005A3BFA">
          <w:rPr>
            <w:noProof/>
          </w:rPr>
          <w:t xml:space="preserve"> </w:t>
        </w:r>
      </w:ins>
      <w:ins w:id="218" w:author="Biswajeet Sahoo" w:date="2019-06-27T05:12:00Z">
        <w:r w:rsidR="00544786">
          <w:rPr>
            <w:noProof/>
          </w:rPr>
          <w:t xml:space="preserve">If </w:t>
        </w:r>
      </w:ins>
      <w:ins w:id="219" w:author="Biswajeet Sahoo" w:date="2019-06-27T05:13:00Z">
        <w:r w:rsidR="00544786">
          <w:rPr>
            <w:noProof/>
          </w:rPr>
          <w:t xml:space="preserve">the potential across the semiconductor changes by </w:t>
        </w:r>
      </w:ins>
      <w:ins w:id="220" w:author="Biswajeet Sahoo" w:date="2019-06-27T05:15:00Z">
        <w:r w:rsidR="00544786">
          <w:rPr>
            <w:noProof/>
          </w:rPr>
          <w:t>∆</w:t>
        </w:r>
      </w:ins>
      <w:r w:rsidR="005622F5">
        <w:rPr>
          <w:noProof/>
        </w:rPr>
        <w:t>ѱ</w:t>
      </w:r>
      <w:r w:rsidR="005622F5">
        <w:rPr>
          <w:noProof/>
          <w:vertAlign w:val="subscript"/>
        </w:rPr>
        <w:t>s</w:t>
      </w:r>
      <w:ins w:id="221" w:author="Biswajeet Sahoo" w:date="2019-06-27T05:16:00Z">
        <w:r w:rsidR="00544786">
          <w:rPr>
            <w:noProof/>
          </w:rPr>
          <w:t>, the charge in that region will change by ∆Q</w:t>
        </w:r>
      </w:ins>
      <w:r w:rsidR="00133FAD">
        <w:rPr>
          <w:noProof/>
        </w:rPr>
        <w:t>`</w:t>
      </w:r>
      <w:ins w:id="222" w:author="Biswajeet Sahoo" w:date="2019-06-27T05:16:00Z">
        <w:r w:rsidR="00544786">
          <w:rPr>
            <w:noProof/>
          </w:rPr>
          <w:t>c</w:t>
        </w:r>
      </w:ins>
      <w:r w:rsidR="00133FAD">
        <w:rPr>
          <w:noProof/>
        </w:rPr>
        <w:t xml:space="preserve">. </w:t>
      </w:r>
      <w:ins w:id="223" w:author="Biswajeet Sahoo" w:date="2019-06-27T05:17:00Z">
        <w:r w:rsidR="00544786">
          <w:rPr>
            <w:noProof/>
          </w:rPr>
          <w:t>Thus we ca</w:t>
        </w:r>
      </w:ins>
      <w:ins w:id="224" w:author="Biswajeet Sahoo" w:date="2019-06-27T05:18:00Z">
        <w:r w:rsidR="00544786">
          <w:rPr>
            <w:noProof/>
          </w:rPr>
          <w:t>n define the semiconductor capacitance C</w:t>
        </w:r>
      </w:ins>
      <w:r w:rsidR="00133FAD">
        <w:rPr>
          <w:noProof/>
        </w:rPr>
        <w:t>`</w:t>
      </w:r>
      <w:ins w:id="225" w:author="Biswajeet Sahoo" w:date="2019-06-27T05:18:00Z">
        <w:r w:rsidR="00544786" w:rsidRPr="00133FAD">
          <w:rPr>
            <w:noProof/>
            <w:vertAlign w:val="subscript"/>
          </w:rPr>
          <w:t>c</w:t>
        </w:r>
        <w:r w:rsidR="00544786">
          <w:rPr>
            <w:noProof/>
          </w:rPr>
          <w:t xml:space="preserve"> as </w:t>
        </w:r>
      </w:ins>
    </w:p>
    <w:p w14:paraId="0BA1FE89" w14:textId="05C3856E" w:rsidR="00544786" w:rsidRDefault="00544786">
      <w:pPr>
        <w:spacing w:line="360" w:lineRule="auto"/>
        <w:jc w:val="center"/>
        <w:rPr>
          <w:ins w:id="226" w:author="Biswajeet Sahoo" w:date="2019-06-26T17:46:00Z"/>
          <w:noProof/>
        </w:rPr>
        <w:pPrChange w:id="227" w:author="Biswajeet Sahoo" w:date="2019-06-27T05:19:00Z">
          <w:pPr/>
        </w:pPrChange>
      </w:pPr>
      <w:ins w:id="228" w:author="Biswajeet Sahoo" w:date="2019-06-27T05:19:00Z">
        <w:r>
          <w:rPr>
            <w:noProof/>
            <w:lang w:val="en-US"/>
          </w:rPr>
          <w:drawing>
            <wp:inline distT="0" distB="0" distL="0" distR="0" wp14:anchorId="23D62255" wp14:editId="4C3EBE64">
              <wp:extent cx="1062664" cy="5810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68120" cy="584008"/>
                      </a:xfrm>
                      <a:prstGeom prst="rect">
                        <a:avLst/>
                      </a:prstGeom>
                    </pic:spPr>
                  </pic:pic>
                </a:graphicData>
              </a:graphic>
            </wp:inline>
          </w:drawing>
        </w:r>
        <w:r>
          <w:rPr>
            <w:noProof/>
          </w:rPr>
          <w:t xml:space="preserve"> </w:t>
        </w:r>
      </w:ins>
    </w:p>
    <w:p w14:paraId="425C1A31" w14:textId="7E65CDA9" w:rsidR="005A3BFA" w:rsidRDefault="005A3BFA">
      <w:pPr>
        <w:jc w:val="center"/>
        <w:rPr>
          <w:ins w:id="229" w:author="Biswajeet Sahoo" w:date="2019-06-26T17:39:00Z"/>
        </w:rPr>
        <w:pPrChange w:id="230" w:author="Biswajeet Sahoo" w:date="2019-06-27T05:20:00Z">
          <w:pPr/>
        </w:pPrChange>
      </w:pPr>
      <w:ins w:id="231" w:author="Biswajeet Sahoo" w:date="2019-06-26T17:44:00Z">
        <w:r>
          <w:rPr>
            <w:noProof/>
            <w:lang w:val="en-US"/>
          </w:rPr>
          <w:drawing>
            <wp:inline distT="0" distB="0" distL="0" distR="0" wp14:anchorId="62D24D44" wp14:editId="58D5F4AA">
              <wp:extent cx="5105400" cy="1433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400" cy="1433195"/>
                      </a:xfrm>
                      <a:prstGeom prst="rect">
                        <a:avLst/>
                      </a:prstGeom>
                    </pic:spPr>
                  </pic:pic>
                </a:graphicData>
              </a:graphic>
            </wp:inline>
          </w:drawing>
        </w:r>
      </w:ins>
    </w:p>
    <w:p w14:paraId="711852AD" w14:textId="77777777" w:rsidR="005A3BFA" w:rsidDel="00E66751" w:rsidRDefault="005A3BFA">
      <w:pPr>
        <w:spacing w:line="360" w:lineRule="auto"/>
        <w:jc w:val="both"/>
        <w:rPr>
          <w:del w:id="232" w:author="Biswajeet Sahoo" w:date="2019-06-27T05:40:00Z"/>
        </w:rPr>
        <w:pPrChange w:id="233" w:author="Biswajeet Sahoo" w:date="2019-06-27T20:18:00Z">
          <w:pPr/>
        </w:pPrChange>
      </w:pPr>
    </w:p>
    <w:p w14:paraId="79DABDA1" w14:textId="31CB305A" w:rsidR="00544786" w:rsidRDefault="005A3BFA">
      <w:pPr>
        <w:spacing w:line="360" w:lineRule="auto"/>
        <w:jc w:val="both"/>
        <w:rPr>
          <w:ins w:id="234" w:author="Biswajeet Sahoo" w:date="2019-06-27T20:03:00Z"/>
        </w:rPr>
        <w:pPrChange w:id="235" w:author="Biswajeet Sahoo" w:date="2019-06-27T20:18:00Z">
          <w:pPr/>
        </w:pPrChange>
      </w:pPr>
      <w:ins w:id="236" w:author="Biswajeet Sahoo" w:date="2019-06-26T17:39:00Z">
        <w:r>
          <w:t xml:space="preserve">Using my python </w:t>
        </w:r>
      </w:ins>
      <w:ins w:id="237" w:author="Biswajeet Sahoo" w:date="2019-06-27T05:21:00Z">
        <w:r w:rsidR="00544786">
          <w:t>code i.e. I have used the matplotlib to plot the graphs of these equ</w:t>
        </w:r>
      </w:ins>
      <w:ins w:id="238" w:author="Biswajeet Sahoo" w:date="2019-06-27T05:22:00Z">
        <w:r w:rsidR="00544786">
          <w:t xml:space="preserve">ations and have got the following </w:t>
        </w:r>
        <w:proofErr w:type="gramStart"/>
        <w:r w:rsidR="00544786">
          <w:t>results :</w:t>
        </w:r>
        <w:proofErr w:type="gramEnd"/>
        <w:r w:rsidR="00544786">
          <w:t xml:space="preserve">- </w:t>
        </w:r>
      </w:ins>
    </w:p>
    <w:p w14:paraId="446CEA1A" w14:textId="17725256" w:rsidR="00DD5471" w:rsidRDefault="00DD5471">
      <w:pPr>
        <w:spacing w:line="360" w:lineRule="auto"/>
        <w:ind w:left="-567"/>
        <w:jc w:val="both"/>
        <w:rPr>
          <w:ins w:id="239" w:author="Biswajeet Sahoo" w:date="2019-06-27T20:03:00Z"/>
        </w:rPr>
        <w:pPrChange w:id="240" w:author="Biswajeet Sahoo" w:date="2019-06-27T20:18:00Z">
          <w:pPr>
            <w:ind w:left="-567"/>
          </w:pPr>
        </w:pPrChange>
      </w:pPr>
      <w:ins w:id="241" w:author="Biswajeet Sahoo" w:date="2019-06-27T20:03:00Z">
        <w:r>
          <w:tab/>
          <w:t>There are 4 graphs in each window for both n</w:t>
        </w:r>
      </w:ins>
      <w:r w:rsidR="00133FAD">
        <w:t>-type</w:t>
      </w:r>
      <w:ins w:id="242" w:author="Biswajeet Sahoo" w:date="2019-06-27T20:03:00Z">
        <w:r>
          <w:t xml:space="preserve"> and p</w:t>
        </w:r>
      </w:ins>
      <w:r w:rsidR="00133FAD">
        <w:t xml:space="preserve">-type </w:t>
      </w:r>
      <w:proofErr w:type="gramStart"/>
      <w:r w:rsidR="00133FAD">
        <w:t>body</w:t>
      </w:r>
      <w:ins w:id="243" w:author="Biswajeet Sahoo" w:date="2019-06-27T20:03:00Z">
        <w:r>
          <w:t xml:space="preserve"> :</w:t>
        </w:r>
        <w:proofErr w:type="gramEnd"/>
        <w:r>
          <w:t xml:space="preserve">- </w:t>
        </w:r>
      </w:ins>
    </w:p>
    <w:p w14:paraId="215DB8BF" w14:textId="0323A917" w:rsidR="00DD5471" w:rsidRDefault="005622F5">
      <w:pPr>
        <w:pStyle w:val="ListParagraph"/>
        <w:numPr>
          <w:ilvl w:val="0"/>
          <w:numId w:val="6"/>
        </w:numPr>
        <w:spacing w:line="360" w:lineRule="auto"/>
        <w:jc w:val="both"/>
        <w:rPr>
          <w:ins w:id="244" w:author="Biswajeet Sahoo" w:date="2019-06-27T20:03:00Z"/>
        </w:rPr>
        <w:pPrChange w:id="245" w:author="Biswajeet Sahoo" w:date="2019-06-27T20:18:00Z">
          <w:pPr>
            <w:pStyle w:val="ListParagraph"/>
            <w:numPr>
              <w:numId w:val="6"/>
            </w:numPr>
            <w:ind w:left="363" w:hanging="360"/>
          </w:pPr>
        </w:pPrChange>
      </w:pPr>
      <w:proofErr w:type="spellStart"/>
      <w:r>
        <w:t>Ѱ</w:t>
      </w:r>
      <w:r>
        <w:rPr>
          <w:vertAlign w:val="subscript"/>
        </w:rPr>
        <w:t>s</w:t>
      </w:r>
      <w:proofErr w:type="spellEnd"/>
      <w:ins w:id="246" w:author="Biswajeet Sahoo" w:date="2019-06-27T20:03:00Z">
        <w:r w:rsidR="00DD5471">
          <w:t xml:space="preserve"> Vs V</w:t>
        </w:r>
      </w:ins>
      <w:r>
        <w:rPr>
          <w:vertAlign w:val="subscript"/>
        </w:rPr>
        <w:t>GB</w:t>
      </w:r>
    </w:p>
    <w:p w14:paraId="23852DF0" w14:textId="27585096" w:rsidR="00DD5471" w:rsidRDefault="00DD5471">
      <w:pPr>
        <w:pStyle w:val="ListParagraph"/>
        <w:numPr>
          <w:ilvl w:val="0"/>
          <w:numId w:val="6"/>
        </w:numPr>
        <w:spacing w:line="360" w:lineRule="auto"/>
        <w:jc w:val="both"/>
        <w:rPr>
          <w:ins w:id="247" w:author="Biswajeet Sahoo" w:date="2019-06-27T20:03:00Z"/>
        </w:rPr>
        <w:pPrChange w:id="248" w:author="Biswajeet Sahoo" w:date="2019-06-27T20:18:00Z">
          <w:pPr>
            <w:pStyle w:val="ListParagraph"/>
            <w:numPr>
              <w:numId w:val="6"/>
            </w:numPr>
            <w:ind w:left="363" w:hanging="360"/>
          </w:pPr>
        </w:pPrChange>
      </w:pPr>
      <w:proofErr w:type="spellStart"/>
      <w:ins w:id="249" w:author="Biswajeet Sahoo" w:date="2019-06-27T20:03:00Z">
        <w:r>
          <w:t>Q</w:t>
        </w:r>
      </w:ins>
      <w:r w:rsidR="00133FAD">
        <w:t>`</w:t>
      </w:r>
      <w:ins w:id="250" w:author="Biswajeet Sahoo" w:date="2019-06-27T20:03:00Z">
        <w:r w:rsidRPr="00133FAD">
          <w:rPr>
            <w:vertAlign w:val="subscript"/>
          </w:rPr>
          <w:t>c</w:t>
        </w:r>
        <w:proofErr w:type="spellEnd"/>
        <w:r>
          <w:t xml:space="preserve"> Vs </w:t>
        </w:r>
      </w:ins>
      <w:proofErr w:type="spellStart"/>
      <w:r w:rsidR="005622F5">
        <w:t>ѱ</w:t>
      </w:r>
      <w:r w:rsidR="005622F5">
        <w:rPr>
          <w:vertAlign w:val="subscript"/>
        </w:rPr>
        <w:t>s</w:t>
      </w:r>
      <w:proofErr w:type="spellEnd"/>
    </w:p>
    <w:p w14:paraId="47400CA8" w14:textId="31CBD6C1" w:rsidR="00DD5471" w:rsidRDefault="00DD5471">
      <w:pPr>
        <w:pStyle w:val="ListParagraph"/>
        <w:numPr>
          <w:ilvl w:val="0"/>
          <w:numId w:val="6"/>
        </w:numPr>
        <w:spacing w:line="360" w:lineRule="auto"/>
        <w:jc w:val="both"/>
        <w:rPr>
          <w:ins w:id="251" w:author="Biswajeet Sahoo" w:date="2019-06-27T20:03:00Z"/>
        </w:rPr>
        <w:pPrChange w:id="252" w:author="Biswajeet Sahoo" w:date="2019-06-27T20:18:00Z">
          <w:pPr>
            <w:pStyle w:val="ListParagraph"/>
            <w:numPr>
              <w:numId w:val="6"/>
            </w:numPr>
            <w:ind w:left="363" w:hanging="360"/>
          </w:pPr>
        </w:pPrChange>
      </w:pPr>
      <w:proofErr w:type="spellStart"/>
      <w:ins w:id="253" w:author="Biswajeet Sahoo" w:date="2019-06-27T20:03:00Z">
        <w:r>
          <w:t>Q</w:t>
        </w:r>
      </w:ins>
      <w:r w:rsidR="00133FAD">
        <w:t>`</w:t>
      </w:r>
      <w:ins w:id="254" w:author="Biswajeet Sahoo" w:date="2019-06-27T20:03:00Z">
        <w:r w:rsidRPr="00133FAD">
          <w:rPr>
            <w:vertAlign w:val="subscript"/>
          </w:rPr>
          <w:t>c</w:t>
        </w:r>
        <w:proofErr w:type="spellEnd"/>
        <w:r>
          <w:t xml:space="preserve"> Vs V</w:t>
        </w:r>
      </w:ins>
      <w:r w:rsidR="005622F5">
        <w:rPr>
          <w:vertAlign w:val="subscript"/>
        </w:rPr>
        <w:t>GB</w:t>
      </w:r>
      <w:ins w:id="255" w:author="Biswajeet Sahoo" w:date="2019-06-27T20:03:00Z">
        <w:r>
          <w:t xml:space="preserve"> </w:t>
        </w:r>
      </w:ins>
    </w:p>
    <w:p w14:paraId="7F3252E8" w14:textId="67FEDCFB" w:rsidR="00DD5471" w:rsidRDefault="00DD5471">
      <w:pPr>
        <w:pStyle w:val="ListParagraph"/>
        <w:numPr>
          <w:ilvl w:val="0"/>
          <w:numId w:val="6"/>
        </w:numPr>
        <w:spacing w:line="360" w:lineRule="auto"/>
        <w:jc w:val="both"/>
        <w:rPr>
          <w:ins w:id="256" w:author="Biswajeet Sahoo" w:date="2019-06-27T20:03:00Z"/>
        </w:rPr>
        <w:pPrChange w:id="257" w:author="Biswajeet Sahoo" w:date="2019-06-27T20:18:00Z">
          <w:pPr>
            <w:pStyle w:val="ListParagraph"/>
            <w:numPr>
              <w:numId w:val="6"/>
            </w:numPr>
            <w:ind w:left="363" w:hanging="360"/>
          </w:pPr>
        </w:pPrChange>
      </w:pPr>
      <w:proofErr w:type="spellStart"/>
      <w:ins w:id="258" w:author="Biswajeet Sahoo" w:date="2019-06-27T20:03:00Z">
        <w:r>
          <w:t>C</w:t>
        </w:r>
      </w:ins>
      <w:r w:rsidR="00133FAD">
        <w:t>`</w:t>
      </w:r>
      <w:ins w:id="259" w:author="Biswajeet Sahoo" w:date="2019-06-27T20:03:00Z">
        <w:r w:rsidRPr="00133FAD">
          <w:rPr>
            <w:vertAlign w:val="subscript"/>
          </w:rPr>
          <w:t>c</w:t>
        </w:r>
        <w:proofErr w:type="spellEnd"/>
        <w:r>
          <w:t xml:space="preserve"> Vs V</w:t>
        </w:r>
      </w:ins>
      <w:r w:rsidR="005622F5">
        <w:rPr>
          <w:vertAlign w:val="subscript"/>
        </w:rPr>
        <w:t>GB</w:t>
      </w:r>
    </w:p>
    <w:p w14:paraId="48A3923B" w14:textId="77777777" w:rsidR="00DD5471" w:rsidRDefault="00DD5471">
      <w:pPr>
        <w:spacing w:line="360" w:lineRule="auto"/>
        <w:jc w:val="both"/>
        <w:rPr>
          <w:ins w:id="260" w:author="Biswajeet Sahoo" w:date="2019-06-27T20:03:00Z"/>
        </w:rPr>
        <w:pPrChange w:id="261" w:author="Biswajeet Sahoo" w:date="2019-06-27T20:18:00Z">
          <w:pPr/>
        </w:pPrChange>
      </w:pPr>
      <w:ins w:id="262" w:author="Biswajeet Sahoo" w:date="2019-06-27T20:03:00Z">
        <w:r>
          <w:t>We can vary the shown parameters by moving the slider. Proper legends and labelling are also there for better information. The value of the slider in shown beside the slider bar. Also there is option for saving the graphs in matplotlib.</w:t>
        </w:r>
      </w:ins>
    </w:p>
    <w:p w14:paraId="5B0AB274" w14:textId="77777777" w:rsidR="00DD5471" w:rsidRDefault="00DD5471" w:rsidP="0017321D">
      <w:pPr>
        <w:rPr>
          <w:ins w:id="263" w:author="Biswajeet Sahoo" w:date="2019-06-27T05:25:00Z"/>
        </w:rPr>
      </w:pPr>
    </w:p>
    <w:p w14:paraId="29186CB3" w14:textId="4C58D361" w:rsidR="00544786" w:rsidRPr="00E66751" w:rsidRDefault="005A5D10" w:rsidP="0017321D">
      <w:pPr>
        <w:rPr>
          <w:ins w:id="264" w:author="Biswajeet Sahoo" w:date="2019-06-27T05:25:00Z"/>
          <w:color w:val="FF0000"/>
          <w:rPrChange w:id="265" w:author="Biswajeet Sahoo" w:date="2019-06-27T05:41:00Z">
            <w:rPr>
              <w:ins w:id="266" w:author="Biswajeet Sahoo" w:date="2019-06-27T05:25:00Z"/>
            </w:rPr>
          </w:rPrChange>
        </w:rPr>
      </w:pPr>
      <w:ins w:id="267" w:author="Biswajeet Sahoo" w:date="2019-06-27T06:15:00Z">
        <w:r>
          <w:rPr>
            <w:color w:val="FF0000"/>
          </w:rPr>
          <w:t>n-type body</w:t>
        </w:r>
      </w:ins>
      <w:ins w:id="268" w:author="Biswajeet Sahoo" w:date="2019-06-27T06:14:00Z">
        <w:r>
          <w:rPr>
            <w:color w:val="FF0000"/>
          </w:rPr>
          <w:t xml:space="preserve"> </w:t>
        </w:r>
      </w:ins>
      <w:ins w:id="269" w:author="Biswajeet Sahoo" w:date="2019-06-27T05:40:00Z">
        <w:r w:rsidR="00E66751" w:rsidRPr="00E66751">
          <w:rPr>
            <w:color w:val="FF0000"/>
            <w:rPrChange w:id="270" w:author="Biswajeet Sahoo" w:date="2019-06-27T05:41:00Z">
              <w:rPr/>
            </w:rPrChange>
          </w:rPr>
          <w:t>MOS</w:t>
        </w:r>
      </w:ins>
    </w:p>
    <w:p w14:paraId="2317CB88" w14:textId="317D85EB" w:rsidR="00055E37" w:rsidRDefault="00544786">
      <w:pPr>
        <w:ind w:left="-567"/>
      </w:pPr>
      <w:ins w:id="271" w:author="Biswajeet Sahoo" w:date="2019-06-27T05:25:00Z">
        <w:r>
          <w:rPr>
            <w:noProof/>
            <w:lang w:val="en-US"/>
          </w:rPr>
          <w:drawing>
            <wp:inline distT="0" distB="0" distL="0" distR="0" wp14:anchorId="142C1926" wp14:editId="3CDED7EF">
              <wp:extent cx="6788785" cy="36662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0774" cy="3699702"/>
                      </a:xfrm>
                      <a:prstGeom prst="rect">
                        <a:avLst/>
                      </a:prstGeom>
                    </pic:spPr>
                  </pic:pic>
                </a:graphicData>
              </a:graphic>
            </wp:inline>
          </w:drawing>
        </w:r>
      </w:ins>
    </w:p>
    <w:p w14:paraId="378753D3" w14:textId="13851347" w:rsidR="0001420C" w:rsidRPr="0001420C" w:rsidRDefault="0001420C" w:rsidP="0001420C">
      <w:pPr>
        <w:ind w:left="-567"/>
        <w:rPr>
          <w:ins w:id="272" w:author="Biswajeet Sahoo" w:date="2019-06-27T05:26:00Z"/>
          <w:sz w:val="24"/>
          <w:szCs w:val="24"/>
        </w:rPr>
      </w:pPr>
      <w:r w:rsidRPr="0001420C">
        <w:rPr>
          <w:sz w:val="24"/>
          <w:szCs w:val="24"/>
        </w:rPr>
        <w:t>Fig 2.1: This shows the results of the n type body MOS Capacitor</w:t>
      </w:r>
    </w:p>
    <w:p w14:paraId="754D7907" w14:textId="6594488D" w:rsidR="00055E37" w:rsidRPr="00E66751" w:rsidRDefault="005A5D10" w:rsidP="0017321D">
      <w:pPr>
        <w:rPr>
          <w:ins w:id="273" w:author="Biswajeet Sahoo" w:date="2019-06-27T05:26:00Z"/>
          <w:color w:val="FF0000"/>
          <w:rPrChange w:id="274" w:author="Biswajeet Sahoo" w:date="2019-06-27T05:41:00Z">
            <w:rPr>
              <w:ins w:id="275" w:author="Biswajeet Sahoo" w:date="2019-06-27T05:26:00Z"/>
            </w:rPr>
          </w:rPrChange>
        </w:rPr>
      </w:pPr>
      <w:ins w:id="276" w:author="Biswajeet Sahoo" w:date="2019-06-27T06:15:00Z">
        <w:r>
          <w:rPr>
            <w:color w:val="FF0000"/>
          </w:rPr>
          <w:t>n-type body</w:t>
        </w:r>
        <w:r w:rsidRPr="00E66751">
          <w:rPr>
            <w:color w:val="FF0000"/>
          </w:rPr>
          <w:t xml:space="preserve"> </w:t>
        </w:r>
      </w:ins>
      <w:ins w:id="277" w:author="Biswajeet Sahoo" w:date="2019-06-27T05:41:00Z">
        <w:r w:rsidR="00E66751" w:rsidRPr="00E66751">
          <w:rPr>
            <w:color w:val="FF0000"/>
            <w:rPrChange w:id="278" w:author="Biswajeet Sahoo" w:date="2019-06-27T05:41:00Z">
              <w:rPr/>
            </w:rPrChange>
          </w:rPr>
          <w:t>MOS</w:t>
        </w:r>
      </w:ins>
    </w:p>
    <w:p w14:paraId="13905888" w14:textId="77777777" w:rsidR="00055E37" w:rsidRDefault="00055E37">
      <w:pPr>
        <w:ind w:left="-567"/>
        <w:rPr>
          <w:ins w:id="279" w:author="Biswajeet Sahoo" w:date="2019-06-27T05:27:00Z"/>
        </w:rPr>
        <w:pPrChange w:id="280" w:author="Biswajeet Sahoo" w:date="2019-06-27T05:38:00Z">
          <w:pPr/>
        </w:pPrChange>
      </w:pPr>
      <w:ins w:id="281" w:author="Biswajeet Sahoo" w:date="2019-06-27T05:27:00Z">
        <w:r>
          <w:rPr>
            <w:noProof/>
            <w:lang w:val="en-US"/>
          </w:rPr>
          <w:lastRenderedPageBreak/>
          <w:drawing>
            <wp:inline distT="0" distB="0" distL="0" distR="0" wp14:anchorId="6C5B9DBA" wp14:editId="1950999B">
              <wp:extent cx="6753860" cy="358858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94989" cy="3610441"/>
                      </a:xfrm>
                      <a:prstGeom prst="rect">
                        <a:avLst/>
                      </a:prstGeom>
                    </pic:spPr>
                  </pic:pic>
                </a:graphicData>
              </a:graphic>
            </wp:inline>
          </w:drawing>
        </w:r>
      </w:ins>
    </w:p>
    <w:p w14:paraId="78527A4C" w14:textId="68816FE5" w:rsidR="0017321D" w:rsidRPr="0001420C" w:rsidDel="00DD5471" w:rsidRDefault="0001420C" w:rsidP="0017321D">
      <w:pPr>
        <w:rPr>
          <w:del w:id="282" w:author="Biswajeet Sahoo" w:date="2019-06-27T20:03:00Z"/>
          <w:sz w:val="24"/>
          <w:szCs w:val="24"/>
        </w:rPr>
      </w:pPr>
      <w:r w:rsidRPr="0001420C">
        <w:rPr>
          <w:sz w:val="24"/>
          <w:szCs w:val="24"/>
        </w:rPr>
        <w:t>Fig 2.2 : This shows the results of the p type body MOS Capacitor</w:t>
      </w:r>
    </w:p>
    <w:p w14:paraId="58DAAF60" w14:textId="799A5C13" w:rsidR="00165571" w:rsidRDefault="00165571">
      <w:pPr>
        <w:rPr>
          <w:ins w:id="283" w:author="Biswajeet Sahoo" w:date="2019-06-27T06:05:00Z"/>
        </w:rPr>
        <w:pPrChange w:id="284" w:author="Biswajeet Sahoo" w:date="2019-06-27T06:08:00Z">
          <w:pPr>
            <w:ind w:left="-567"/>
          </w:pPr>
        </w:pPrChange>
      </w:pPr>
    </w:p>
    <w:p w14:paraId="08110677" w14:textId="4FCD8DDD" w:rsidR="005A5D10" w:rsidRDefault="00E66751">
      <w:pPr>
        <w:spacing w:line="360" w:lineRule="auto"/>
        <w:jc w:val="both"/>
        <w:rPr>
          <w:ins w:id="285" w:author="Biswajeet Sahoo" w:date="2019-06-27T05:42:00Z"/>
        </w:rPr>
        <w:pPrChange w:id="286" w:author="Biswajeet Sahoo" w:date="2019-06-27T20:19:00Z">
          <w:pPr>
            <w:ind w:left="-567" w:firstLine="141"/>
          </w:pPr>
        </w:pPrChange>
      </w:pPr>
      <w:ins w:id="287" w:author="Biswajeet Sahoo" w:date="2019-06-27T05:43:00Z">
        <w:r>
          <w:t xml:space="preserve">I have also solved the poison equation to get the equation of </w:t>
        </w:r>
      </w:ins>
      <w:r w:rsidR="005622F5">
        <w:t>ѱ</w:t>
      </w:r>
      <w:ins w:id="288" w:author="Biswajeet Sahoo" w:date="2019-06-27T05:43:00Z">
        <w:r>
          <w:t xml:space="preserve"> w</w:t>
        </w:r>
      </w:ins>
      <w:r w:rsidR="00133FAD">
        <w:t>.</w:t>
      </w:r>
      <w:ins w:id="289" w:author="Biswajeet Sahoo" w:date="2019-06-27T05:44:00Z">
        <w:r>
          <w:t>r</w:t>
        </w:r>
      </w:ins>
      <w:r w:rsidR="00133FAD">
        <w:t>.</w:t>
      </w:r>
      <w:ins w:id="290" w:author="Biswajeet Sahoo" w:date="2019-06-27T05:44:00Z">
        <w:r>
          <w:t>t</w:t>
        </w:r>
      </w:ins>
      <w:r w:rsidR="00133FAD">
        <w:t>.</w:t>
      </w:r>
      <w:ins w:id="291" w:author="Biswajeet Sahoo" w:date="2019-06-27T05:44:00Z">
        <w:r>
          <w:t xml:space="preserve"> the distance</w:t>
        </w:r>
      </w:ins>
      <w:ins w:id="292" w:author="Biswajeet Sahoo" w:date="2019-06-27T06:12:00Z">
        <w:r w:rsidR="005A5D10">
          <w:t xml:space="preserve"> </w:t>
        </w:r>
      </w:ins>
      <w:ins w:id="293" w:author="Biswajeet Sahoo" w:date="2019-06-27T05:44:00Z">
        <w:r>
          <w:t>y</w:t>
        </w:r>
      </w:ins>
      <w:ins w:id="294" w:author="Biswajeet Sahoo" w:date="2019-06-27T05:48:00Z">
        <w:r w:rsidR="007046E8">
          <w:t xml:space="preserve"> into the bulk</w:t>
        </w:r>
      </w:ins>
      <w:ins w:id="295" w:author="Biswajeet Sahoo" w:date="2019-06-27T06:12:00Z">
        <w:r w:rsidR="005A5D10">
          <w:t xml:space="preserve"> material</w:t>
        </w:r>
      </w:ins>
      <w:ins w:id="296" w:author="Biswajeet Sahoo" w:date="2019-06-27T05:44:00Z">
        <w:r>
          <w:t xml:space="preserve"> </w:t>
        </w:r>
      </w:ins>
      <w:ins w:id="297" w:author="Biswajeet Sahoo" w:date="2019-06-27T05:48:00Z">
        <w:r w:rsidR="007046E8">
          <w:t>from the surface of semiconduct</w:t>
        </w:r>
      </w:ins>
      <w:ins w:id="298" w:author="Biswajeet Sahoo" w:date="2019-06-27T05:49:00Z">
        <w:r w:rsidR="007046E8">
          <w:t xml:space="preserve">or. </w:t>
        </w:r>
      </w:ins>
      <w:ins w:id="299" w:author="Biswajeet Sahoo" w:date="2019-06-27T05:48:00Z">
        <w:r w:rsidR="007046E8">
          <w:t xml:space="preserve"> </w:t>
        </w:r>
      </w:ins>
    </w:p>
    <w:p w14:paraId="70F8C77D" w14:textId="4C0EC789" w:rsidR="0017321D" w:rsidRDefault="00E66751">
      <w:pPr>
        <w:ind w:left="-567" w:firstLine="141"/>
        <w:rPr>
          <w:ins w:id="300" w:author="Biswajeet Sahoo" w:date="2019-06-27T05:40:00Z"/>
        </w:rPr>
        <w:pPrChange w:id="301" w:author="Biswajeet Sahoo" w:date="2019-06-27T05:41:00Z">
          <w:pPr/>
        </w:pPrChange>
      </w:pPr>
      <w:ins w:id="302" w:author="Biswajeet Sahoo" w:date="2019-06-27T05:38:00Z">
        <w:r>
          <w:rPr>
            <w:noProof/>
            <w:lang w:val="en-US"/>
          </w:rPr>
          <w:drawing>
            <wp:inline distT="0" distB="0" distL="0" distR="0" wp14:anchorId="5736793E" wp14:editId="71231E2D">
              <wp:extent cx="6784975"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95425" cy="3600980"/>
                      </a:xfrm>
                      <a:prstGeom prst="rect">
                        <a:avLst/>
                      </a:prstGeom>
                    </pic:spPr>
                  </pic:pic>
                </a:graphicData>
              </a:graphic>
            </wp:inline>
          </w:drawing>
        </w:r>
      </w:ins>
    </w:p>
    <w:p w14:paraId="3A218A11" w14:textId="59B737F4" w:rsidR="00165571" w:rsidRPr="0001420C" w:rsidRDefault="0001420C" w:rsidP="0017321D">
      <w:pPr>
        <w:rPr>
          <w:ins w:id="303" w:author="Biswajeet Sahoo" w:date="2019-06-27T06:04:00Z"/>
          <w:sz w:val="24"/>
          <w:szCs w:val="24"/>
        </w:rPr>
      </w:pPr>
      <w:r w:rsidRPr="0001420C">
        <w:rPr>
          <w:sz w:val="24"/>
          <w:szCs w:val="24"/>
        </w:rPr>
        <w:t xml:space="preserve">Fig </w:t>
      </w:r>
      <w:proofErr w:type="gramStart"/>
      <w:r w:rsidRPr="0001420C">
        <w:rPr>
          <w:sz w:val="24"/>
          <w:szCs w:val="24"/>
        </w:rPr>
        <w:t>2.3 :</w:t>
      </w:r>
      <w:proofErr w:type="gramEnd"/>
      <w:r w:rsidRPr="0001420C">
        <w:rPr>
          <w:sz w:val="24"/>
          <w:szCs w:val="24"/>
        </w:rPr>
        <w:t xml:space="preserve"> This shows the results of the graph between ѱ</w:t>
      </w:r>
      <w:ins w:id="304" w:author="Biswajeet Sahoo" w:date="2019-06-27T05:43:00Z">
        <w:r w:rsidRPr="0001420C">
          <w:rPr>
            <w:sz w:val="24"/>
            <w:szCs w:val="24"/>
          </w:rPr>
          <w:t xml:space="preserve"> </w:t>
        </w:r>
        <w:proofErr w:type="spellStart"/>
        <w:r w:rsidRPr="0001420C">
          <w:rPr>
            <w:sz w:val="24"/>
            <w:szCs w:val="24"/>
          </w:rPr>
          <w:t>w</w:t>
        </w:r>
      </w:ins>
      <w:ins w:id="305" w:author="Biswajeet Sahoo" w:date="2019-06-27T05:44:00Z">
        <w:r w:rsidRPr="0001420C">
          <w:rPr>
            <w:sz w:val="24"/>
            <w:szCs w:val="24"/>
          </w:rPr>
          <w:t>rt</w:t>
        </w:r>
        <w:proofErr w:type="spellEnd"/>
        <w:r w:rsidRPr="0001420C">
          <w:rPr>
            <w:sz w:val="24"/>
            <w:szCs w:val="24"/>
          </w:rPr>
          <w:t xml:space="preserve"> to the distance</w:t>
        </w:r>
      </w:ins>
      <w:ins w:id="306" w:author="Biswajeet Sahoo" w:date="2019-06-27T06:12:00Z">
        <w:r w:rsidRPr="0001420C">
          <w:rPr>
            <w:sz w:val="24"/>
            <w:szCs w:val="24"/>
          </w:rPr>
          <w:t xml:space="preserve"> </w:t>
        </w:r>
      </w:ins>
      <w:ins w:id="307" w:author="Biswajeet Sahoo" w:date="2019-06-27T05:44:00Z">
        <w:r w:rsidRPr="0001420C">
          <w:rPr>
            <w:sz w:val="24"/>
            <w:szCs w:val="24"/>
          </w:rPr>
          <w:t>y</w:t>
        </w:r>
      </w:ins>
    </w:p>
    <w:p w14:paraId="1ECA7939" w14:textId="77777777" w:rsidR="005A5D10" w:rsidRDefault="005A5D10" w:rsidP="0017321D">
      <w:pPr>
        <w:rPr>
          <w:ins w:id="308" w:author="Biswajeet Sahoo" w:date="2019-06-27T06:13:00Z"/>
        </w:rPr>
      </w:pPr>
    </w:p>
    <w:p w14:paraId="50196BDE" w14:textId="4C2D46BE" w:rsidR="00E66751" w:rsidRDefault="007046E8" w:rsidP="00133FAD">
      <w:pPr>
        <w:jc w:val="both"/>
      </w:pPr>
      <w:ins w:id="309" w:author="Biswajeet Sahoo" w:date="2019-06-27T05:50:00Z">
        <w:r>
          <w:t xml:space="preserve">In my tool, </w:t>
        </w:r>
      </w:ins>
      <w:ins w:id="310" w:author="Biswajeet Sahoo" w:date="2019-06-27T06:13:00Z">
        <w:r w:rsidR="005A5D10">
          <w:t xml:space="preserve">the </w:t>
        </w:r>
      </w:ins>
      <w:ins w:id="311" w:author="Biswajeet Sahoo" w:date="2019-06-27T06:14:00Z">
        <w:r w:rsidR="005A5D10">
          <w:t>user</w:t>
        </w:r>
      </w:ins>
      <w:ins w:id="312" w:author="Biswajeet Sahoo" w:date="2019-06-27T05:50:00Z">
        <w:r>
          <w:t xml:space="preserve"> can also add graphs</w:t>
        </w:r>
      </w:ins>
      <w:ins w:id="313" w:author="Biswajeet Sahoo" w:date="2019-06-27T05:51:00Z">
        <w:r>
          <w:t xml:space="preserve"> </w:t>
        </w:r>
      </w:ins>
      <w:ins w:id="314" w:author="Biswajeet Sahoo" w:date="2019-06-27T06:13:00Z">
        <w:r w:rsidR="005A5D10">
          <w:t xml:space="preserve">by clicking on the ADD button given in the bottom right. </w:t>
        </w:r>
      </w:ins>
    </w:p>
    <w:p w14:paraId="7E655820" w14:textId="140983D0" w:rsidR="0017321D" w:rsidRDefault="00E66751">
      <w:pPr>
        <w:ind w:left="-851" w:firstLine="284"/>
        <w:pPrChange w:id="315" w:author="Biswajeet Sahoo" w:date="2019-06-27T06:17:00Z">
          <w:pPr/>
        </w:pPrChange>
      </w:pPr>
      <w:ins w:id="316" w:author="Biswajeet Sahoo" w:date="2019-06-27T05:39:00Z">
        <w:r>
          <w:rPr>
            <w:noProof/>
            <w:lang w:val="en-US"/>
          </w:rPr>
          <w:drawing>
            <wp:inline distT="0" distB="0" distL="0" distR="0" wp14:anchorId="4C127643" wp14:editId="0AF07C56">
              <wp:extent cx="6719978" cy="4010660"/>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9628" cy="4028356"/>
                      </a:xfrm>
                      <a:prstGeom prst="rect">
                        <a:avLst/>
                      </a:prstGeom>
                    </pic:spPr>
                  </pic:pic>
                </a:graphicData>
              </a:graphic>
            </wp:inline>
          </w:drawing>
        </w:r>
      </w:ins>
    </w:p>
    <w:p w14:paraId="4DEA7B58" w14:textId="2D972551" w:rsidR="0017321D" w:rsidRPr="00A12893" w:rsidRDefault="0001420C" w:rsidP="0017321D">
      <w:pPr>
        <w:rPr>
          <w:ins w:id="317" w:author="Biswajeet Sahoo" w:date="2019-06-27T06:17:00Z"/>
          <w:sz w:val="24"/>
          <w:szCs w:val="24"/>
        </w:rPr>
      </w:pPr>
      <w:r w:rsidRPr="00A12893">
        <w:rPr>
          <w:sz w:val="24"/>
          <w:szCs w:val="24"/>
        </w:rPr>
        <w:t xml:space="preserve">Fig </w:t>
      </w:r>
      <w:r w:rsidR="004E0641" w:rsidRPr="00A12893">
        <w:rPr>
          <w:sz w:val="24"/>
          <w:szCs w:val="24"/>
        </w:rPr>
        <w:t>2.4:</w:t>
      </w:r>
      <w:r w:rsidRPr="00A12893">
        <w:rPr>
          <w:sz w:val="24"/>
          <w:szCs w:val="24"/>
        </w:rPr>
        <w:t xml:space="preserve"> </w:t>
      </w:r>
      <w:r w:rsidR="00A12893" w:rsidRPr="00A12893">
        <w:rPr>
          <w:sz w:val="24"/>
          <w:szCs w:val="24"/>
        </w:rPr>
        <w:t>This shows the addition of graphs for comparison purpose</w:t>
      </w:r>
      <w:r w:rsidRPr="00A12893">
        <w:rPr>
          <w:sz w:val="24"/>
          <w:szCs w:val="24"/>
        </w:rPr>
        <w:t xml:space="preserve"> </w:t>
      </w:r>
    </w:p>
    <w:p w14:paraId="1B01B1E1" w14:textId="134FAF11" w:rsidR="005F3EF6" w:rsidRDefault="00F56990" w:rsidP="00133FAD">
      <w:pPr>
        <w:spacing w:line="360" w:lineRule="auto"/>
        <w:jc w:val="both"/>
        <w:rPr>
          <w:ins w:id="318" w:author="Biswajeet Sahoo" w:date="2019-06-27T06:25:00Z"/>
          <w:color w:val="000000"/>
          <w:szCs w:val="28"/>
          <w:shd w:val="clear" w:color="auto" w:fill="FFFFFF"/>
        </w:rPr>
      </w:pPr>
      <w:ins w:id="319" w:author="Biswajeet Sahoo" w:date="2019-06-27T06:18:00Z">
        <w:r>
          <w:t xml:space="preserve">The </w:t>
        </w:r>
      </w:ins>
      <w:ins w:id="320" w:author="Biswajeet Sahoo" w:date="2019-06-27T06:19:00Z">
        <w:r>
          <w:t>equation of V</w:t>
        </w:r>
      </w:ins>
      <w:r w:rsidR="005622F5">
        <w:rPr>
          <w:vertAlign w:val="subscript"/>
        </w:rPr>
        <w:t>GB</w:t>
      </w:r>
      <w:ins w:id="321" w:author="Biswajeet Sahoo" w:date="2019-06-27T06:19:00Z">
        <w:r>
          <w:t xml:space="preserve"> is n</w:t>
        </w:r>
      </w:ins>
      <w:ins w:id="322" w:author="Biswajeet Sahoo" w:date="2019-06-27T06:20:00Z">
        <w:r>
          <w:t>ot</w:t>
        </w:r>
      </w:ins>
      <w:ins w:id="323" w:author="Biswajeet Sahoo" w:date="2019-06-27T06:19:00Z">
        <w:r>
          <w:t xml:space="preserve"> a linear function of </w:t>
        </w:r>
      </w:ins>
      <w:proofErr w:type="spellStart"/>
      <w:r w:rsidR="005622F5">
        <w:t>ѱ</w:t>
      </w:r>
      <w:r w:rsidR="004E0641">
        <w:rPr>
          <w:vertAlign w:val="subscript"/>
        </w:rPr>
        <w:t>s</w:t>
      </w:r>
      <w:proofErr w:type="spellEnd"/>
      <w:r w:rsidR="004E0641">
        <w:t>.</w:t>
      </w:r>
      <w:ins w:id="324" w:author="Biswajeet Sahoo" w:date="2019-06-27T06:20:00Z">
        <w:r>
          <w:t xml:space="preserve"> It’s a transcendental function </w:t>
        </w:r>
      </w:ins>
      <w:r w:rsidR="004E0641">
        <w:t>of ѱ.</w:t>
      </w:r>
      <w:ins w:id="325" w:author="Biswajeet Sahoo" w:date="2019-06-27T06:21:00Z">
        <w:r>
          <w:t xml:space="preserve"> It’s not easy to solve such equation. </w:t>
        </w:r>
      </w:ins>
      <w:r w:rsidR="004E0641">
        <w:rPr>
          <w:color w:val="000000"/>
          <w:szCs w:val="28"/>
          <w:shd w:val="clear" w:color="auto" w:fill="FFFFFF"/>
        </w:rPr>
        <w:t>In this work I have used the</w:t>
      </w:r>
      <w:ins w:id="326" w:author="Biswajeet Sahoo" w:date="2019-06-27T06:24:00Z">
        <w:r w:rsidRPr="00F56990">
          <w:rPr>
            <w:color w:val="000000"/>
            <w:szCs w:val="28"/>
            <w:shd w:val="clear" w:color="auto" w:fill="FFFFFF"/>
            <w:rPrChange w:id="327" w:author="Biswajeet Sahoo" w:date="2019-06-27T06:24:00Z">
              <w:rPr>
                <w:rFonts w:ascii="Segoe UI" w:hAnsi="Segoe UI" w:cs="Segoe UI"/>
                <w:color w:val="000000"/>
                <w:sz w:val="26"/>
                <w:szCs w:val="26"/>
                <w:shd w:val="clear" w:color="auto" w:fill="FFFFFF"/>
              </w:rPr>
            </w:rPrChange>
          </w:rPr>
          <w:t xml:space="preserve"> Newton Raphson method</w:t>
        </w:r>
      </w:ins>
      <w:r w:rsidR="004E0641">
        <w:rPr>
          <w:color w:val="000000"/>
          <w:szCs w:val="28"/>
          <w:shd w:val="clear" w:color="auto" w:fill="FFFFFF"/>
        </w:rPr>
        <w:t xml:space="preserve"> to find the root of this transcendental equation</w:t>
      </w:r>
      <w:ins w:id="328" w:author="Biswajeet Sahoo" w:date="2019-06-27T06:24:00Z">
        <w:r w:rsidRPr="00F56990">
          <w:rPr>
            <w:color w:val="000000"/>
            <w:szCs w:val="28"/>
            <w:shd w:val="clear" w:color="auto" w:fill="FFFFFF"/>
            <w:rPrChange w:id="329" w:author="Biswajeet Sahoo" w:date="2019-06-27T06:24:00Z">
              <w:rPr>
                <w:rFonts w:ascii="Segoe UI" w:hAnsi="Segoe UI" w:cs="Segoe UI"/>
                <w:color w:val="000000"/>
                <w:sz w:val="26"/>
                <w:szCs w:val="26"/>
                <w:shd w:val="clear" w:color="auto" w:fill="FFFFFF"/>
              </w:rPr>
            </w:rPrChange>
          </w:rPr>
          <w:t>. It produces successively better approximations to the roots (or zeroes) of a real-valued function. The idea is to start with an initial guess which is reasonably close to the true root, then to approximate the function by its tangent line using calculus, and finally to compute the x-intercept of this tangent line by elementary algebra. This x-intercept will typically be a better approximation to the original function's root than the first guess, and the method can be iterated successively to find the approximate root. Now in Python,</w:t>
        </w:r>
      </w:ins>
      <w:r w:rsidR="004E0641">
        <w:rPr>
          <w:color w:val="000000"/>
          <w:szCs w:val="28"/>
          <w:shd w:val="clear" w:color="auto" w:fill="FFFFFF"/>
        </w:rPr>
        <w:t xml:space="preserve"> </w:t>
      </w:r>
      <w:ins w:id="330" w:author="Biswajeet Sahoo" w:date="2019-06-27T06:24:00Z">
        <w:r>
          <w:rPr>
            <w:color w:val="000000"/>
            <w:szCs w:val="28"/>
            <w:shd w:val="clear" w:color="auto" w:fill="FFFFFF"/>
          </w:rPr>
          <w:t>I have written</w:t>
        </w:r>
        <w:r w:rsidRPr="00F56990">
          <w:rPr>
            <w:color w:val="000000"/>
            <w:szCs w:val="28"/>
            <w:shd w:val="clear" w:color="auto" w:fill="FFFFFF"/>
            <w:rPrChange w:id="331" w:author="Biswajeet Sahoo" w:date="2019-06-27T06:24:00Z">
              <w:rPr>
                <w:rFonts w:ascii="Segoe UI" w:hAnsi="Segoe UI" w:cs="Segoe UI"/>
                <w:color w:val="000000"/>
                <w:sz w:val="26"/>
                <w:szCs w:val="26"/>
                <w:shd w:val="clear" w:color="auto" w:fill="FFFFFF"/>
              </w:rPr>
            </w:rPrChange>
          </w:rPr>
          <w:t xml:space="preserve"> the algorithm for the Newton Raphson method. From this, we can calculate the approximate values of the </w:t>
        </w:r>
        <w:r w:rsidRPr="00F56990">
          <w:rPr>
            <w:color w:val="000000"/>
            <w:szCs w:val="28"/>
            <w:shd w:val="clear" w:color="auto" w:fill="FFFFFF"/>
            <w:rPrChange w:id="332" w:author="Biswajeet Sahoo" w:date="2019-06-27T06:24:00Z">
              <w:rPr>
                <w:rFonts w:ascii="Segoe UI" w:hAnsi="Segoe UI" w:cs="Segoe UI"/>
                <w:color w:val="000000"/>
                <w:sz w:val="26"/>
                <w:szCs w:val="26"/>
                <w:shd w:val="clear" w:color="auto" w:fill="FFFFFF"/>
              </w:rPr>
            </w:rPrChange>
          </w:rPr>
          <w:lastRenderedPageBreak/>
          <w:t>substrate potential in different regions (depletion, weak inversion, moderate inversion, strong inversion).</w:t>
        </w:r>
      </w:ins>
    </w:p>
    <w:p w14:paraId="54754365" w14:textId="327E3F88" w:rsidR="00A12893" w:rsidRPr="00816736" w:rsidRDefault="00FA5839" w:rsidP="00A12893">
      <w:pPr>
        <w:spacing w:line="360" w:lineRule="auto"/>
        <w:ind w:hanging="567"/>
        <w:rPr>
          <w:ins w:id="333" w:author="Biswajeet Sahoo" w:date="2019-06-27T06:14:00Z"/>
          <w:szCs w:val="28"/>
        </w:rPr>
      </w:pPr>
      <w:ins w:id="334" w:author="Biswajeet Sahoo" w:date="2019-06-27T06:33:00Z">
        <w:r>
          <w:rPr>
            <w:noProof/>
            <w:lang w:val="en-US"/>
          </w:rPr>
          <w:drawing>
            <wp:inline distT="0" distB="0" distL="0" distR="0" wp14:anchorId="37CB19FB" wp14:editId="777EEFE0">
              <wp:extent cx="6624955" cy="3191774"/>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4375" cy="3196312"/>
                      </a:xfrm>
                      <a:prstGeom prst="rect">
                        <a:avLst/>
                      </a:prstGeom>
                    </pic:spPr>
                  </pic:pic>
                </a:graphicData>
              </a:graphic>
            </wp:inline>
          </w:drawing>
        </w:r>
      </w:ins>
    </w:p>
    <w:p w14:paraId="703A815C" w14:textId="77661769" w:rsidR="00207BE5" w:rsidRDefault="00FA5839" w:rsidP="004E0641">
      <w:pPr>
        <w:spacing w:line="360" w:lineRule="auto"/>
        <w:jc w:val="both"/>
        <w:rPr>
          <w:ins w:id="335" w:author="Biswajeet Sahoo" w:date="2019-06-27T07:43:00Z"/>
        </w:rPr>
      </w:pPr>
      <w:ins w:id="336" w:author="Biswajeet Sahoo" w:date="2019-06-27T06:37:00Z">
        <w:r>
          <w:t>The approximate number of iteration</w:t>
        </w:r>
      </w:ins>
      <w:r w:rsidR="004E0641">
        <w:t xml:space="preserve"> required for the </w:t>
      </w:r>
      <w:ins w:id="337" w:author="Biswajeet Sahoo" w:date="2019-06-27T06:38:00Z">
        <w:r>
          <w:t xml:space="preserve">Newton Raphson </w:t>
        </w:r>
      </w:ins>
      <w:r w:rsidR="004E0641">
        <w:t xml:space="preserve">to converge for each </w:t>
      </w:r>
      <w:ins w:id="338" w:author="Biswajeet Sahoo" w:date="2019-06-27T06:39:00Z">
        <w:r>
          <w:t>V</w:t>
        </w:r>
      </w:ins>
      <w:r w:rsidR="005622F5">
        <w:rPr>
          <w:vertAlign w:val="subscript"/>
        </w:rPr>
        <w:t>GB</w:t>
      </w:r>
      <w:ins w:id="339" w:author="Biswajeet Sahoo" w:date="2019-06-27T06:39:00Z">
        <w:r>
          <w:t xml:space="preserve"> varies from 2-5. This causes a little </w:t>
        </w:r>
      </w:ins>
      <w:r w:rsidR="004E0641">
        <w:t>delay</w:t>
      </w:r>
      <w:ins w:id="340" w:author="Biswajeet Sahoo" w:date="2019-06-27T06:39:00Z">
        <w:r>
          <w:t xml:space="preserve"> </w:t>
        </w:r>
        <w:r w:rsidR="00AF4DFA">
          <w:t>while changing the parameters</w:t>
        </w:r>
      </w:ins>
      <w:ins w:id="341" w:author="Biswajeet Sahoo" w:date="2019-06-27T06:40:00Z">
        <w:r w:rsidR="00AF4DFA">
          <w:t xml:space="preserve"> and plotting graph</w:t>
        </w:r>
      </w:ins>
      <w:ins w:id="342" w:author="Biswajeet Sahoo" w:date="2019-06-27T07:16:00Z">
        <w:r w:rsidR="003F3FD8">
          <w:t>s again</w:t>
        </w:r>
      </w:ins>
      <w:ins w:id="343" w:author="Biswajeet Sahoo" w:date="2019-06-27T06:39:00Z">
        <w:r w:rsidR="00AF4DFA">
          <w:t xml:space="preserve">. </w:t>
        </w:r>
      </w:ins>
      <w:ins w:id="344" w:author="Biswajeet Sahoo" w:date="2019-06-27T07:36:00Z">
        <w:r w:rsidR="00C42893">
          <w:t>Th</w:t>
        </w:r>
      </w:ins>
      <w:ins w:id="345" w:author="Biswajeet Sahoo" w:date="2019-06-27T07:37:00Z">
        <w:r w:rsidR="00C42893">
          <w:t>e number of iterations mostly depends on the initial value given to the Newton Raph</w:t>
        </w:r>
      </w:ins>
      <w:ins w:id="346" w:author="Biswajeet Sahoo" w:date="2019-06-27T07:38:00Z">
        <w:r w:rsidR="00C42893">
          <w:t>son function. For finding the initial value I have c</w:t>
        </w:r>
      </w:ins>
      <w:ins w:id="347" w:author="Biswajeet Sahoo" w:date="2019-06-27T07:39:00Z">
        <w:r w:rsidR="00C42893">
          <w:t>onsidered the appro</w:t>
        </w:r>
      </w:ins>
      <w:ins w:id="348" w:author="Biswajeet Sahoo" w:date="2019-06-27T07:40:00Z">
        <w:r w:rsidR="00C42893">
          <w:t xml:space="preserve">ximate value of </w:t>
        </w:r>
      </w:ins>
      <w:proofErr w:type="spellStart"/>
      <w:r w:rsidR="005622F5">
        <w:t>ѱ</w:t>
      </w:r>
      <w:r w:rsidR="005622F5">
        <w:rPr>
          <w:vertAlign w:val="subscript"/>
        </w:rPr>
        <w:t>s</w:t>
      </w:r>
      <w:proofErr w:type="spellEnd"/>
      <w:ins w:id="349" w:author="Biswajeet Sahoo" w:date="2019-06-27T07:40:00Z">
        <w:r w:rsidR="00C42893">
          <w:t xml:space="preserve"> in </w:t>
        </w:r>
      </w:ins>
      <w:r w:rsidR="004E0641">
        <w:t>d</w:t>
      </w:r>
      <w:ins w:id="350" w:author="Biswajeet Sahoo" w:date="2019-06-27T07:39:00Z">
        <w:r w:rsidR="00C42893">
          <w:t>ep</w:t>
        </w:r>
      </w:ins>
      <w:ins w:id="351" w:author="Biswajeet Sahoo" w:date="2019-06-27T07:40:00Z">
        <w:r w:rsidR="00C42893">
          <w:t xml:space="preserve">letion as well as </w:t>
        </w:r>
      </w:ins>
      <w:r w:rsidR="004E0641">
        <w:t>i</w:t>
      </w:r>
      <w:ins w:id="352" w:author="Biswajeet Sahoo" w:date="2019-06-27T07:40:00Z">
        <w:r w:rsidR="00C42893">
          <w:t>nversion region. The appro</w:t>
        </w:r>
        <w:r w:rsidR="00207BE5">
          <w:t>xima</w:t>
        </w:r>
      </w:ins>
      <w:ins w:id="353" w:author="Biswajeet Sahoo" w:date="2019-06-27T07:41:00Z">
        <w:r w:rsidR="00207BE5">
          <w:t xml:space="preserve">te </w:t>
        </w:r>
      </w:ins>
      <w:ins w:id="354" w:author="Biswajeet Sahoo" w:date="2019-06-27T07:43:00Z">
        <w:r w:rsidR="00207BE5">
          <w:t xml:space="preserve">value in the </w:t>
        </w:r>
      </w:ins>
      <w:r w:rsidR="004E0641">
        <w:t>d</w:t>
      </w:r>
      <w:ins w:id="355" w:author="Biswajeet Sahoo" w:date="2019-06-27T07:43:00Z">
        <w:r w:rsidR="00207BE5">
          <w:t>epletion co</w:t>
        </w:r>
      </w:ins>
      <w:ins w:id="356" w:author="Biswajeet Sahoo" w:date="2019-06-27T07:44:00Z">
        <w:r w:rsidR="00207BE5">
          <w:t xml:space="preserve">ndition </w:t>
        </w:r>
        <w:proofErr w:type="gramStart"/>
        <w:r w:rsidR="00207BE5">
          <w:t>is:-</w:t>
        </w:r>
      </w:ins>
      <w:proofErr w:type="gramEnd"/>
    </w:p>
    <w:p w14:paraId="6576459F" w14:textId="00B90DDE" w:rsidR="00207BE5" w:rsidRDefault="00207BE5" w:rsidP="00207BE5">
      <w:pPr>
        <w:jc w:val="center"/>
        <w:rPr>
          <w:ins w:id="357" w:author="Biswajeet Sahoo" w:date="2019-06-27T07:44:00Z"/>
        </w:rPr>
      </w:pPr>
      <w:ins w:id="358" w:author="Biswajeet Sahoo" w:date="2019-06-27T07:43:00Z">
        <w:r>
          <w:rPr>
            <w:noProof/>
            <w:lang w:val="en-US"/>
          </w:rPr>
          <w:drawing>
            <wp:inline distT="0" distB="0" distL="0" distR="0" wp14:anchorId="364A0B86" wp14:editId="1C4AE828">
              <wp:extent cx="2518913" cy="8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7376" cy="822053"/>
                      </a:xfrm>
                      <a:prstGeom prst="rect">
                        <a:avLst/>
                      </a:prstGeom>
                    </pic:spPr>
                  </pic:pic>
                </a:graphicData>
              </a:graphic>
            </wp:inline>
          </w:drawing>
        </w:r>
      </w:ins>
    </w:p>
    <w:p w14:paraId="423DEFDA" w14:textId="554D2B77" w:rsidR="00207BE5" w:rsidRDefault="00207BE5" w:rsidP="004E0641">
      <w:pPr>
        <w:jc w:val="both"/>
        <w:rPr>
          <w:ins w:id="359" w:author="Biswajeet Sahoo" w:date="2019-06-27T07:43:00Z"/>
        </w:rPr>
      </w:pPr>
      <w:ins w:id="360" w:author="Biswajeet Sahoo" w:date="2019-06-27T07:44:00Z">
        <w:r>
          <w:t xml:space="preserve">And, in the Inversion condition </w:t>
        </w:r>
        <w:proofErr w:type="gramStart"/>
        <w:r>
          <w:t>is:-</w:t>
        </w:r>
      </w:ins>
      <w:proofErr w:type="gramEnd"/>
    </w:p>
    <w:p w14:paraId="38FAAC29" w14:textId="7EB7516B" w:rsidR="00207BE5" w:rsidRDefault="00207BE5" w:rsidP="00207BE5">
      <w:pPr>
        <w:jc w:val="center"/>
        <w:rPr>
          <w:ins w:id="361" w:author="Biswajeet Sahoo" w:date="2019-06-27T07:45:00Z"/>
        </w:rPr>
      </w:pPr>
      <w:ins w:id="362" w:author="Biswajeet Sahoo" w:date="2019-06-27T07:43:00Z">
        <w:r>
          <w:rPr>
            <w:noProof/>
            <w:lang w:val="en-US"/>
          </w:rPr>
          <w:drawing>
            <wp:inline distT="0" distB="0" distL="0" distR="0" wp14:anchorId="2524495F" wp14:editId="06978ADF">
              <wp:extent cx="1682151" cy="5338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1865" cy="543286"/>
                      </a:xfrm>
                      <a:prstGeom prst="rect">
                        <a:avLst/>
                      </a:prstGeom>
                    </pic:spPr>
                  </pic:pic>
                </a:graphicData>
              </a:graphic>
            </wp:inline>
          </w:drawing>
        </w:r>
      </w:ins>
    </w:p>
    <w:p w14:paraId="59BB6FDA" w14:textId="585D34D2" w:rsidR="00207BE5" w:rsidRDefault="00207BE5" w:rsidP="004E0641">
      <w:pPr>
        <w:jc w:val="both"/>
        <w:rPr>
          <w:ins w:id="363" w:author="Biswajeet Sahoo" w:date="2019-06-27T07:46:00Z"/>
        </w:rPr>
      </w:pPr>
      <w:ins w:id="364" w:author="Biswajeet Sahoo" w:date="2019-06-27T07:45:00Z">
        <w:r>
          <w:t>Where ∆</w:t>
        </w:r>
      </w:ins>
      <w:r w:rsidR="005622F5">
        <w:t>Φ</w:t>
      </w:r>
      <w:ins w:id="365" w:author="Biswajeet Sahoo" w:date="2019-06-27T07:45:00Z">
        <w:r>
          <w:t xml:space="preserve"> = 6*</w:t>
        </w:r>
      </w:ins>
      <w:r w:rsidR="005622F5">
        <w:t>Φ</w:t>
      </w:r>
      <w:r w:rsidR="005622F5">
        <w:rPr>
          <w:vertAlign w:val="subscript"/>
        </w:rPr>
        <w:t>T</w:t>
      </w:r>
      <w:ins w:id="366" w:author="Biswajeet Sahoo" w:date="2019-06-27T19:55:00Z">
        <w:r w:rsidR="002453A5">
          <w:t>,</w:t>
        </w:r>
      </w:ins>
      <w:ins w:id="367" w:author="Biswajeet Sahoo" w:date="2019-06-27T19:54:00Z">
        <w:r w:rsidR="002453A5">
          <w:t xml:space="preserve"> for </w:t>
        </w:r>
      </w:ins>
      <w:ins w:id="368" w:author="Biswajeet Sahoo" w:date="2019-06-27T19:55:00Z">
        <w:r w:rsidR="002453A5">
          <w:t xml:space="preserve">uniform substrate. </w:t>
        </w:r>
      </w:ins>
    </w:p>
    <w:p w14:paraId="0A7D3D90" w14:textId="77777777" w:rsidR="00207BE5" w:rsidRDefault="00207BE5" w:rsidP="004E0641">
      <w:pPr>
        <w:jc w:val="both"/>
        <w:rPr>
          <w:ins w:id="369" w:author="Biswajeet Sahoo" w:date="2019-06-27T07:50:00Z"/>
        </w:rPr>
      </w:pPr>
      <w:ins w:id="370" w:author="Biswajeet Sahoo" w:date="2019-06-27T07:49:00Z">
        <w:r>
          <w:t xml:space="preserve">The graph below shows the plot </w:t>
        </w:r>
      </w:ins>
      <w:ins w:id="371" w:author="Biswajeet Sahoo" w:date="2019-06-27T07:48:00Z">
        <w:r>
          <w:t>of the approximate solution</w:t>
        </w:r>
      </w:ins>
      <w:ins w:id="372" w:author="Biswajeet Sahoo" w:date="2019-06-27T07:50:00Z">
        <w:r>
          <w:t xml:space="preserve"> </w:t>
        </w:r>
      </w:ins>
    </w:p>
    <w:p w14:paraId="43179D2C" w14:textId="30581CF9" w:rsidR="00207BE5" w:rsidRDefault="00207BE5">
      <w:ins w:id="373" w:author="Biswajeet Sahoo" w:date="2019-06-27T07:50:00Z">
        <w:r>
          <w:rPr>
            <w:noProof/>
            <w:lang w:val="en-US"/>
          </w:rPr>
          <w:lastRenderedPageBreak/>
          <w:drawing>
            <wp:inline distT="0" distB="0" distL="0" distR="0" wp14:anchorId="4D58FD71" wp14:editId="34126B86">
              <wp:extent cx="5745480" cy="288122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927" cy="2887966"/>
                      </a:xfrm>
                      <a:prstGeom prst="rect">
                        <a:avLst/>
                      </a:prstGeom>
                      <a:noFill/>
                      <a:ln>
                        <a:noFill/>
                      </a:ln>
                    </pic:spPr>
                  </pic:pic>
                </a:graphicData>
              </a:graphic>
            </wp:inline>
          </w:drawing>
        </w:r>
      </w:ins>
      <w:ins w:id="374" w:author="Biswajeet Sahoo" w:date="2019-06-27T07:48:00Z">
        <w:r>
          <w:t xml:space="preserve"> </w:t>
        </w:r>
      </w:ins>
    </w:p>
    <w:p w14:paraId="3F5C4AC2" w14:textId="74F7353B" w:rsidR="00A12893" w:rsidRPr="00A12893" w:rsidRDefault="00A12893">
      <w:pPr>
        <w:rPr>
          <w:ins w:id="375" w:author="Biswajeet Sahoo" w:date="2019-06-27T07:43:00Z"/>
          <w:sz w:val="24"/>
          <w:szCs w:val="24"/>
        </w:rPr>
      </w:pPr>
      <w:r w:rsidRPr="00A12893">
        <w:rPr>
          <w:sz w:val="24"/>
          <w:szCs w:val="24"/>
        </w:rPr>
        <w:t xml:space="preserve">Fig 2.5: This shows the approximate values for initial conditions of Newton Raphson method </w:t>
      </w:r>
    </w:p>
    <w:p w14:paraId="4EDAC73C" w14:textId="2DDCB6DD" w:rsidR="006D5ACC" w:rsidRDefault="00C42893" w:rsidP="004E0641">
      <w:pPr>
        <w:jc w:val="both"/>
        <w:rPr>
          <w:ins w:id="376" w:author="Biswajeet Sahoo" w:date="2019-06-27T08:30:00Z"/>
        </w:rPr>
      </w:pPr>
      <w:ins w:id="377" w:author="Biswajeet Sahoo" w:date="2019-06-27T07:40:00Z">
        <w:r>
          <w:t xml:space="preserve"> </w:t>
        </w:r>
      </w:ins>
      <w:ins w:id="378" w:author="Biswajeet Sahoo" w:date="2019-06-27T07:50:00Z">
        <w:r w:rsidR="00207BE5">
          <w:t>I have also verified the</w:t>
        </w:r>
      </w:ins>
      <w:r w:rsidR="004E0641">
        <w:t xml:space="preserve">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s</m:t>
            </m:r>
          </m:sub>
        </m:sSub>
      </m:oMath>
      <w:ins w:id="379" w:author="Biswajeet Sahoo" w:date="2019-06-27T08:26:00Z">
        <w:r w:rsidR="00EF4D39">
          <w:t xml:space="preserve"> </w:t>
        </w:r>
      </w:ins>
      <w:r w:rsidR="004E0641">
        <w:t>vs V</w:t>
      </w:r>
      <w:r w:rsidR="004E0641" w:rsidRPr="004E0641">
        <w:rPr>
          <w:vertAlign w:val="subscript"/>
        </w:rPr>
        <w:t>G</w:t>
      </w:r>
      <w:ins w:id="380" w:author="Biswajeet Sahoo" w:date="2019-06-27T08:26:00Z">
        <w:r w:rsidR="00EF4D39">
          <w:t xml:space="preserve"> </w:t>
        </w:r>
      </w:ins>
      <w:r w:rsidR="004E0641">
        <w:t>solution from the tool with t</w:t>
      </w:r>
      <w:ins w:id="381" w:author="Biswajeet Sahoo" w:date="2019-06-27T08:26:00Z">
        <w:r w:rsidR="00EF4D39">
          <w:t>he</w:t>
        </w:r>
      </w:ins>
      <w:ins w:id="382" w:author="Biswajeet Sahoo" w:date="2019-06-27T09:08:00Z">
        <w:r w:rsidR="00CC7F78">
          <w:t xml:space="preserve"> </w:t>
        </w:r>
      </w:ins>
      <w:ins w:id="383" w:author="Biswajeet Sahoo" w:date="2019-06-27T09:07:00Z">
        <w:r w:rsidR="00CC7F78">
          <w:rPr>
            <w:noProof/>
          </w:rPr>
          <w:t>(Gildenblat, Hailing Wang, Ten-Lon Chen, Xin Gu, &amp; Xiaowen Cai, 2004)</w:t>
        </w:r>
      </w:ins>
      <w:ins w:id="384" w:author="Biswajeet Sahoo" w:date="2019-06-27T09:08:00Z">
        <w:r w:rsidR="00CC7F78">
          <w:t xml:space="preserve"> </w:t>
        </w:r>
      </w:ins>
      <w:ins w:id="385" w:author="Biswajeet Sahoo" w:date="2019-06-27T08:33:00Z">
        <w:r w:rsidR="006D5ACC">
          <w:t>and got the data points from</w:t>
        </w:r>
      </w:ins>
      <w:ins w:id="386" w:author="Biswajeet Sahoo" w:date="2019-06-27T08:35:00Z">
        <w:r w:rsidR="006D5ACC">
          <w:t xml:space="preserve"> online</w:t>
        </w:r>
      </w:ins>
      <w:ins w:id="387" w:author="Biswajeet Sahoo" w:date="2019-06-27T08:33:00Z">
        <w:r w:rsidR="006D5ACC">
          <w:t xml:space="preserve"> </w:t>
        </w:r>
      </w:ins>
      <w:proofErr w:type="spellStart"/>
      <w:ins w:id="388" w:author="Biswajeet Sahoo" w:date="2019-06-27T08:34:00Z">
        <w:r w:rsidR="006D5ACC">
          <w:t>WebPlotDigitizer</w:t>
        </w:r>
        <w:proofErr w:type="spellEnd"/>
        <w:r w:rsidR="006D5ACC">
          <w:t xml:space="preserve"> App</w:t>
        </w:r>
      </w:ins>
      <w:ins w:id="389" w:author="Biswajeet Sahoo" w:date="2019-06-27T08:35:00Z">
        <w:r w:rsidR="006D5ACC">
          <w:t xml:space="preserve">. The </w:t>
        </w:r>
      </w:ins>
      <w:r w:rsidR="004E0641">
        <w:t>solution from</w:t>
      </w:r>
      <w:ins w:id="390" w:author="Biswajeet Sahoo" w:date="2019-06-27T08:35:00Z">
        <w:r w:rsidR="006D5ACC">
          <w:t xml:space="preserve"> my tool matche</w:t>
        </w:r>
      </w:ins>
      <w:r w:rsidR="004E0641">
        <w:t>s</w:t>
      </w:r>
      <w:ins w:id="391" w:author="Biswajeet Sahoo" w:date="2019-06-27T08:35:00Z">
        <w:r w:rsidR="006D5ACC">
          <w:t xml:space="preserve"> </w:t>
        </w:r>
      </w:ins>
      <w:r w:rsidR="004E0641">
        <w:t>very well with the one given in the paper.</w:t>
      </w:r>
      <w:ins w:id="392" w:author="Biswajeet Sahoo" w:date="2019-06-27T08:34:00Z">
        <w:r w:rsidR="006D5ACC">
          <w:t xml:space="preserve"> </w:t>
        </w:r>
      </w:ins>
    </w:p>
    <w:p w14:paraId="1A6179DA" w14:textId="77777777" w:rsidR="006D5ACC" w:rsidRDefault="006D5ACC" w:rsidP="0017321D">
      <w:pPr>
        <w:rPr>
          <w:ins w:id="393" w:author="Biswajeet Sahoo" w:date="2019-06-27T07:06:00Z"/>
        </w:rPr>
      </w:pPr>
    </w:p>
    <w:p w14:paraId="7F4DC30F" w14:textId="65094F7D" w:rsidR="00AC1F19" w:rsidRDefault="006D5ACC" w:rsidP="0017321D">
      <w:pPr>
        <w:rPr>
          <w:ins w:id="394" w:author="Biswajeet Sahoo" w:date="2019-06-27T06:58:00Z"/>
        </w:rPr>
      </w:pPr>
      <w:ins w:id="395" w:author="Biswajeet Sahoo" w:date="2019-06-27T08:33:00Z">
        <w:r>
          <w:rPr>
            <w:noProof/>
            <w:lang w:val="en-US"/>
          </w:rPr>
          <w:drawing>
            <wp:inline distT="0" distB="0" distL="0" distR="0" wp14:anchorId="0D41C5FF" wp14:editId="0C911147">
              <wp:extent cx="5743434" cy="2518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5233" cy="2550402"/>
                      </a:xfrm>
                      <a:prstGeom prst="rect">
                        <a:avLst/>
                      </a:prstGeom>
                      <a:noFill/>
                      <a:ln>
                        <a:noFill/>
                      </a:ln>
                    </pic:spPr>
                  </pic:pic>
                </a:graphicData>
              </a:graphic>
            </wp:inline>
          </w:drawing>
        </w:r>
      </w:ins>
    </w:p>
    <w:p w14:paraId="3EA2C828" w14:textId="3C8C6241" w:rsidR="008C6BE2" w:rsidRPr="00A12893" w:rsidRDefault="00A12893" w:rsidP="0017321D">
      <w:pPr>
        <w:rPr>
          <w:ins w:id="396" w:author="Biswajeet Sahoo" w:date="2019-06-27T06:41:00Z"/>
          <w:sz w:val="24"/>
          <w:szCs w:val="24"/>
        </w:rPr>
      </w:pPr>
      <w:proofErr w:type="gramStart"/>
      <w:r w:rsidRPr="00A12893">
        <w:rPr>
          <w:sz w:val="24"/>
          <w:szCs w:val="24"/>
        </w:rPr>
        <w:t>Fig  2.6</w:t>
      </w:r>
      <w:proofErr w:type="gramEnd"/>
      <w:r w:rsidRPr="00A12893">
        <w:rPr>
          <w:sz w:val="24"/>
          <w:szCs w:val="24"/>
        </w:rPr>
        <w:t xml:space="preserve"> : Verification of V</w:t>
      </w:r>
      <w:r w:rsidRPr="00A12893">
        <w:rPr>
          <w:sz w:val="24"/>
          <w:szCs w:val="24"/>
          <w:vertAlign w:val="subscript"/>
        </w:rPr>
        <w:t xml:space="preserve">GB  </w:t>
      </w:r>
      <w:r w:rsidRPr="00A12893">
        <w:rPr>
          <w:sz w:val="24"/>
          <w:szCs w:val="24"/>
        </w:rPr>
        <w:t xml:space="preserve">Vs </w:t>
      </w:r>
      <w:proofErr w:type="spellStart"/>
      <w:r w:rsidRPr="00A12893">
        <w:rPr>
          <w:sz w:val="24"/>
          <w:szCs w:val="24"/>
        </w:rPr>
        <w:t>ѱ</w:t>
      </w:r>
      <w:r w:rsidRPr="00A12893">
        <w:rPr>
          <w:sz w:val="24"/>
          <w:szCs w:val="24"/>
          <w:vertAlign w:val="subscript"/>
        </w:rPr>
        <w:t>s</w:t>
      </w:r>
      <w:proofErr w:type="spellEnd"/>
      <w:r w:rsidRPr="00A12893">
        <w:rPr>
          <w:sz w:val="24"/>
          <w:szCs w:val="24"/>
          <w:vertAlign w:val="subscript"/>
        </w:rPr>
        <w:t xml:space="preserve">  </w:t>
      </w:r>
      <w:r w:rsidRPr="00A12893">
        <w:rPr>
          <w:sz w:val="24"/>
          <w:szCs w:val="24"/>
        </w:rPr>
        <w:t>graph</w:t>
      </w:r>
    </w:p>
    <w:p w14:paraId="62FD7B7D" w14:textId="10F70A88" w:rsidR="00DD3154" w:rsidRDefault="00CC7F78" w:rsidP="00CC7F78">
      <w:pPr>
        <w:rPr>
          <w:ins w:id="397" w:author="Biswajeet Sahoo" w:date="2019-06-27T09:21:00Z"/>
          <w:noProof/>
        </w:rPr>
      </w:pPr>
      <w:ins w:id="398" w:author="Biswajeet Sahoo" w:date="2019-06-27T09:20:00Z">
        <w:r w:rsidRPr="00CC7F78">
          <w:rPr>
            <w:noProof/>
          </w:rPr>
          <w:t xml:space="preserve"> </w:t>
        </w:r>
      </w:ins>
    </w:p>
    <w:p w14:paraId="5FD24F84" w14:textId="224168F3" w:rsidR="0017321D" w:rsidRDefault="0017321D" w:rsidP="0017321D"/>
    <w:p w14:paraId="4263FEA1" w14:textId="112C43DA" w:rsidR="0017321D" w:rsidRDefault="0017321D" w:rsidP="0017321D"/>
    <w:p w14:paraId="6A33C21B" w14:textId="47649959" w:rsidR="0017321D" w:rsidRPr="00DD3154" w:rsidDel="00DD3154" w:rsidRDefault="00DD3154">
      <w:pPr>
        <w:pStyle w:val="IntenseQuote"/>
        <w:jc w:val="center"/>
        <w:rPr>
          <w:del w:id="399" w:author="Biswajeet Sahoo" w:date="2019-06-27T09:26:00Z"/>
          <w:rFonts w:asciiTheme="majorHAnsi" w:hAnsiTheme="majorHAnsi" w:cstheme="majorHAnsi"/>
          <w:color w:val="002060"/>
          <w:sz w:val="48"/>
          <w:szCs w:val="48"/>
          <w:rPrChange w:id="400" w:author="Biswajeet Sahoo" w:date="2019-06-27T09:25:00Z">
            <w:rPr>
              <w:del w:id="401" w:author="Biswajeet Sahoo" w:date="2019-06-27T09:26:00Z"/>
            </w:rPr>
          </w:rPrChange>
        </w:rPr>
        <w:pPrChange w:id="402" w:author="Biswajeet Sahoo" w:date="2019-06-27T09:25:00Z">
          <w:pPr/>
        </w:pPrChange>
      </w:pPr>
      <w:ins w:id="403" w:author="Biswajeet Sahoo" w:date="2019-06-27T09:25:00Z">
        <w:r>
          <w:rPr>
            <w:rFonts w:asciiTheme="majorHAnsi" w:hAnsiTheme="majorHAnsi" w:cstheme="majorHAnsi"/>
            <w:i w:val="0"/>
            <w:iCs w:val="0"/>
            <w:color w:val="002060"/>
            <w:sz w:val="48"/>
            <w:szCs w:val="48"/>
          </w:rPr>
          <w:lastRenderedPageBreak/>
          <w:t>3 Terminal MOSFET Structure</w:t>
        </w:r>
      </w:ins>
    </w:p>
    <w:p w14:paraId="4AAE6A24" w14:textId="143E65E6" w:rsidR="00DD3154" w:rsidRDefault="00DD3154">
      <w:pPr>
        <w:pStyle w:val="IntenseQuote"/>
        <w:jc w:val="center"/>
        <w:pPrChange w:id="404" w:author="Biswajeet Sahoo" w:date="2019-06-27T09:26:00Z">
          <w:pPr/>
        </w:pPrChange>
      </w:pPr>
    </w:p>
    <w:p w14:paraId="1A6F7B60" w14:textId="41DCD7B5" w:rsidR="0017321D" w:rsidRDefault="0017321D" w:rsidP="0017321D"/>
    <w:p w14:paraId="42CA0AC9" w14:textId="54A8BE60" w:rsidR="00F8466F" w:rsidRDefault="00DD3154" w:rsidP="00F8466F">
      <w:pPr>
        <w:rPr>
          <w:ins w:id="405" w:author="Biswajeet Sahoo" w:date="2019-06-27T09:35:00Z"/>
          <w:rStyle w:val="IntenseEmphasis"/>
          <w:u w:val="single"/>
        </w:rPr>
      </w:pPr>
      <w:ins w:id="406" w:author="Biswajeet Sahoo" w:date="2019-06-27T09:26:00Z">
        <w:r>
          <w:rPr>
            <w:rStyle w:val="IntenseEmphasis"/>
            <w:u w:val="single"/>
          </w:rPr>
          <w:t>Introduction</w:t>
        </w:r>
      </w:ins>
    </w:p>
    <w:p w14:paraId="689C3F0A" w14:textId="601E3189" w:rsidR="00F8466F" w:rsidRDefault="00F8466F" w:rsidP="004E0641">
      <w:pPr>
        <w:spacing w:line="360" w:lineRule="auto"/>
        <w:jc w:val="both"/>
        <w:rPr>
          <w:ins w:id="407" w:author="Biswajeet Sahoo" w:date="2019-06-27T09:56:00Z"/>
          <w:rStyle w:val="IntenseEmphasis"/>
          <w:b w:val="0"/>
          <w:bCs w:val="0"/>
          <w:i w:val="0"/>
          <w:iCs w:val="0"/>
          <w:color w:val="000000" w:themeColor="text1"/>
        </w:rPr>
      </w:pPr>
      <w:ins w:id="408" w:author="Biswajeet Sahoo" w:date="2019-06-27T09:36:00Z">
        <w:r>
          <w:rPr>
            <w:rStyle w:val="IntenseEmphasis"/>
            <w:b w:val="0"/>
            <w:bCs w:val="0"/>
            <w:i w:val="0"/>
            <w:iCs w:val="0"/>
            <w:color w:val="000000" w:themeColor="text1"/>
          </w:rPr>
          <w:t xml:space="preserve">A complete MOS transistor is formed by adding two more terminal to </w:t>
        </w:r>
      </w:ins>
      <w:ins w:id="409" w:author="Biswajeet Sahoo" w:date="2019-06-27T09:37:00Z">
        <w:r>
          <w:rPr>
            <w:rStyle w:val="IntenseEmphasis"/>
            <w:b w:val="0"/>
            <w:bCs w:val="0"/>
            <w:i w:val="0"/>
            <w:iCs w:val="0"/>
            <w:color w:val="000000" w:themeColor="text1"/>
          </w:rPr>
          <w:t xml:space="preserve">the basic MOS </w:t>
        </w:r>
      </w:ins>
      <w:r w:rsidR="004E0641">
        <w:rPr>
          <w:rStyle w:val="IntenseEmphasis"/>
          <w:b w:val="0"/>
          <w:bCs w:val="0"/>
          <w:i w:val="0"/>
          <w:iCs w:val="0"/>
          <w:color w:val="000000" w:themeColor="text1"/>
        </w:rPr>
        <w:t>c</w:t>
      </w:r>
      <w:ins w:id="410" w:author="Biswajeet Sahoo" w:date="2019-06-27T09:37:00Z">
        <w:r>
          <w:rPr>
            <w:rStyle w:val="IntenseEmphasis"/>
            <w:b w:val="0"/>
            <w:bCs w:val="0"/>
            <w:i w:val="0"/>
            <w:iCs w:val="0"/>
            <w:color w:val="000000" w:themeColor="text1"/>
          </w:rPr>
          <w:t>apacitor structure to contact two opposite ends of the inversion layer.</w:t>
        </w:r>
      </w:ins>
      <w:ins w:id="411" w:author="Biswajeet Sahoo" w:date="2019-06-27T09:38:00Z">
        <w:r>
          <w:rPr>
            <w:rStyle w:val="IntenseEmphasis"/>
            <w:b w:val="0"/>
            <w:bCs w:val="0"/>
            <w:i w:val="0"/>
            <w:iCs w:val="0"/>
            <w:color w:val="000000" w:themeColor="text1"/>
          </w:rPr>
          <w:t xml:space="preserve"> But properties that are not directly associated with the </w:t>
        </w:r>
      </w:ins>
      <w:ins w:id="412" w:author="Biswajeet Sahoo" w:date="2019-06-27T09:39:00Z">
        <w:r>
          <w:rPr>
            <w:rStyle w:val="IntenseEmphasis"/>
            <w:b w:val="0"/>
            <w:bCs w:val="0"/>
            <w:i w:val="0"/>
            <w:iCs w:val="0"/>
            <w:color w:val="000000" w:themeColor="text1"/>
          </w:rPr>
          <w:t>current</w:t>
        </w:r>
      </w:ins>
      <w:ins w:id="413" w:author="Biswajeet Sahoo" w:date="2019-06-27T09:40:00Z">
        <w:r>
          <w:rPr>
            <w:rStyle w:val="IntenseEmphasis"/>
            <w:b w:val="0"/>
            <w:bCs w:val="0"/>
            <w:i w:val="0"/>
            <w:iCs w:val="0"/>
            <w:color w:val="000000" w:themeColor="text1"/>
          </w:rPr>
          <w:t xml:space="preserve"> can be studied by isolating the </w:t>
        </w:r>
      </w:ins>
      <w:ins w:id="414" w:author="Biswajeet Sahoo" w:date="2019-06-27T09:39:00Z">
        <w:r>
          <w:rPr>
            <w:rStyle w:val="IntenseEmphasis"/>
            <w:b w:val="0"/>
            <w:bCs w:val="0"/>
            <w:i w:val="0"/>
            <w:iCs w:val="0"/>
            <w:color w:val="000000" w:themeColor="text1"/>
          </w:rPr>
          <w:t>MOS</w:t>
        </w:r>
      </w:ins>
      <w:ins w:id="415" w:author="Biswajeet Sahoo" w:date="2019-06-27T09:40:00Z">
        <w:r>
          <w:rPr>
            <w:rStyle w:val="IntenseEmphasis"/>
            <w:b w:val="0"/>
            <w:bCs w:val="0"/>
            <w:i w:val="0"/>
            <w:iCs w:val="0"/>
            <w:color w:val="000000" w:themeColor="text1"/>
          </w:rPr>
          <w:t xml:space="preserve"> and making a </w:t>
        </w:r>
        <w:r w:rsidR="00DD53B1">
          <w:rPr>
            <w:rStyle w:val="IntenseEmphasis"/>
            <w:b w:val="0"/>
            <w:bCs w:val="0"/>
            <w:i w:val="0"/>
            <w:iCs w:val="0"/>
            <w:color w:val="000000" w:themeColor="text1"/>
          </w:rPr>
          <w:t>simpler structu</w:t>
        </w:r>
      </w:ins>
      <w:ins w:id="416" w:author="Biswajeet Sahoo" w:date="2019-06-27T09:41:00Z">
        <w:r w:rsidR="00DD53B1">
          <w:rPr>
            <w:rStyle w:val="IntenseEmphasis"/>
            <w:b w:val="0"/>
            <w:bCs w:val="0"/>
            <w:i w:val="0"/>
            <w:iCs w:val="0"/>
            <w:color w:val="000000" w:themeColor="text1"/>
          </w:rPr>
          <w:t>re called the 3</w:t>
        </w:r>
      </w:ins>
      <w:r w:rsidR="00786026">
        <w:rPr>
          <w:rStyle w:val="IntenseEmphasis"/>
          <w:b w:val="0"/>
          <w:bCs w:val="0"/>
          <w:i w:val="0"/>
          <w:iCs w:val="0"/>
          <w:color w:val="000000" w:themeColor="text1"/>
        </w:rPr>
        <w:t>-t</w:t>
      </w:r>
      <w:ins w:id="417" w:author="Biswajeet Sahoo" w:date="2019-06-27T09:41:00Z">
        <w:r w:rsidR="00DD53B1">
          <w:rPr>
            <w:rStyle w:val="IntenseEmphasis"/>
            <w:b w:val="0"/>
            <w:bCs w:val="0"/>
            <w:i w:val="0"/>
            <w:iCs w:val="0"/>
            <w:color w:val="000000" w:themeColor="text1"/>
          </w:rPr>
          <w:t xml:space="preserve">erminal MOS. This is formed by </w:t>
        </w:r>
      </w:ins>
      <w:r w:rsidR="00786026">
        <w:rPr>
          <w:rStyle w:val="IntenseEmphasis"/>
          <w:b w:val="0"/>
          <w:bCs w:val="0"/>
          <w:i w:val="0"/>
          <w:iCs w:val="0"/>
          <w:color w:val="000000" w:themeColor="text1"/>
        </w:rPr>
        <w:t>contacting the</w:t>
      </w:r>
      <w:ins w:id="418" w:author="Biswajeet Sahoo" w:date="2019-06-27T09:41:00Z">
        <w:r w:rsidR="00DD53B1">
          <w:rPr>
            <w:rStyle w:val="IntenseEmphasis"/>
            <w:b w:val="0"/>
            <w:bCs w:val="0"/>
            <w:i w:val="0"/>
            <w:iCs w:val="0"/>
            <w:color w:val="000000" w:themeColor="text1"/>
          </w:rPr>
          <w:t xml:space="preserve"> inversion layer of the basic MOS structure at only one en</w:t>
        </w:r>
      </w:ins>
      <w:ins w:id="419" w:author="Biswajeet Sahoo" w:date="2019-06-27T09:42:00Z">
        <w:r w:rsidR="00DD53B1">
          <w:rPr>
            <w:rStyle w:val="IntenseEmphasis"/>
            <w:b w:val="0"/>
            <w:bCs w:val="0"/>
            <w:i w:val="0"/>
            <w:iCs w:val="0"/>
            <w:color w:val="000000" w:themeColor="text1"/>
          </w:rPr>
          <w:t xml:space="preserve">d. </w:t>
        </w:r>
      </w:ins>
      <w:ins w:id="420" w:author="Biswajeet Sahoo" w:date="2019-06-27T09:43:00Z">
        <w:r w:rsidR="00DD53B1">
          <w:rPr>
            <w:rStyle w:val="IntenseEmphasis"/>
            <w:b w:val="0"/>
            <w:bCs w:val="0"/>
            <w:i w:val="0"/>
            <w:iCs w:val="0"/>
            <w:color w:val="000000" w:themeColor="text1"/>
          </w:rPr>
          <w:t>So now we can study the changes that take place in the charges and the potential distribution of the 3</w:t>
        </w:r>
      </w:ins>
      <w:r w:rsidR="00786026">
        <w:rPr>
          <w:rStyle w:val="IntenseEmphasis"/>
          <w:b w:val="0"/>
          <w:bCs w:val="0"/>
          <w:i w:val="0"/>
          <w:iCs w:val="0"/>
          <w:color w:val="000000" w:themeColor="text1"/>
        </w:rPr>
        <w:t>-</w:t>
      </w:r>
      <w:ins w:id="421" w:author="Biswajeet Sahoo" w:date="2019-06-27T09:43:00Z">
        <w:r w:rsidR="00DD53B1">
          <w:rPr>
            <w:rStyle w:val="IntenseEmphasis"/>
            <w:b w:val="0"/>
            <w:bCs w:val="0"/>
            <w:i w:val="0"/>
            <w:iCs w:val="0"/>
            <w:color w:val="000000" w:themeColor="text1"/>
          </w:rPr>
          <w:t>terminal structure</w:t>
        </w:r>
      </w:ins>
      <w:ins w:id="422" w:author="Biswajeet Sahoo" w:date="2019-06-27T09:44:00Z">
        <w:r w:rsidR="00DD53B1">
          <w:rPr>
            <w:rStyle w:val="IntenseEmphasis"/>
            <w:b w:val="0"/>
            <w:bCs w:val="0"/>
            <w:i w:val="0"/>
            <w:iCs w:val="0"/>
            <w:color w:val="000000" w:themeColor="text1"/>
          </w:rPr>
          <w:t xml:space="preserve">, caused by the application of an external voltage between this new terminal and the substrate. </w:t>
        </w:r>
      </w:ins>
      <w:ins w:id="423" w:author="Biswajeet Sahoo" w:date="2019-06-27T09:46:00Z">
        <w:r w:rsidR="00DD53B1">
          <w:rPr>
            <w:rStyle w:val="IntenseEmphasis"/>
            <w:b w:val="0"/>
            <w:bCs w:val="0"/>
            <w:i w:val="0"/>
            <w:iCs w:val="0"/>
            <w:color w:val="000000" w:themeColor="text1"/>
          </w:rPr>
          <w:t>The 3</w:t>
        </w:r>
        <w:r w:rsidR="00DD53B1" w:rsidRPr="00DD53B1">
          <w:rPr>
            <w:rStyle w:val="IntenseEmphasis"/>
            <w:b w:val="0"/>
            <w:bCs w:val="0"/>
            <w:i w:val="0"/>
            <w:iCs w:val="0"/>
            <w:color w:val="000000" w:themeColor="text1"/>
            <w:vertAlign w:val="superscript"/>
            <w:rPrChange w:id="424" w:author="Biswajeet Sahoo" w:date="2019-06-27T09:46:00Z">
              <w:rPr>
                <w:rStyle w:val="IntenseEmphasis"/>
                <w:b w:val="0"/>
                <w:bCs w:val="0"/>
                <w:i w:val="0"/>
                <w:iCs w:val="0"/>
                <w:color w:val="000000" w:themeColor="text1"/>
              </w:rPr>
            </w:rPrChange>
          </w:rPr>
          <w:t>rd</w:t>
        </w:r>
        <w:r w:rsidR="00DD53B1">
          <w:rPr>
            <w:rStyle w:val="IntenseEmphasis"/>
            <w:b w:val="0"/>
            <w:bCs w:val="0"/>
            <w:i w:val="0"/>
            <w:iCs w:val="0"/>
            <w:color w:val="000000" w:themeColor="text1"/>
          </w:rPr>
          <w:t xml:space="preserve"> terminal can be deno</w:t>
        </w:r>
      </w:ins>
      <w:ins w:id="425" w:author="Biswajeet Sahoo" w:date="2019-06-27T09:47:00Z">
        <w:r w:rsidR="00DD53B1">
          <w:rPr>
            <w:rStyle w:val="IntenseEmphasis"/>
            <w:b w:val="0"/>
            <w:bCs w:val="0"/>
            <w:i w:val="0"/>
            <w:iCs w:val="0"/>
            <w:color w:val="000000" w:themeColor="text1"/>
          </w:rPr>
          <w:t>ted by C as it is the contact to the inversion layer. It can be source or a drain</w:t>
        </w:r>
      </w:ins>
      <w:ins w:id="426" w:author="Biswajeet Sahoo" w:date="2019-06-27T09:54:00Z">
        <w:r w:rsidR="002214B0">
          <w:rPr>
            <w:rStyle w:val="IntenseEmphasis"/>
            <w:b w:val="0"/>
            <w:bCs w:val="0"/>
            <w:i w:val="0"/>
            <w:iCs w:val="0"/>
            <w:color w:val="000000" w:themeColor="text1"/>
          </w:rPr>
          <w:t xml:space="preserve"> terminal. </w:t>
        </w:r>
      </w:ins>
    </w:p>
    <w:p w14:paraId="5825A56B" w14:textId="6322F3A6" w:rsidR="002214B0" w:rsidRDefault="002214B0" w:rsidP="00C56D86">
      <w:pPr>
        <w:spacing w:line="360" w:lineRule="auto"/>
        <w:jc w:val="center"/>
        <w:rPr>
          <w:rStyle w:val="IntenseEmphasis"/>
          <w:b w:val="0"/>
          <w:bCs w:val="0"/>
          <w:i w:val="0"/>
          <w:iCs w:val="0"/>
          <w:color w:val="000000" w:themeColor="text1"/>
        </w:rPr>
      </w:pPr>
      <w:ins w:id="427" w:author="Biswajeet Sahoo" w:date="2019-06-27T09:56:00Z">
        <w:r>
          <w:rPr>
            <w:noProof/>
            <w:lang w:val="en-US"/>
          </w:rPr>
          <w:drawing>
            <wp:inline distT="0" distB="0" distL="0" distR="0" wp14:anchorId="42E99AC6" wp14:editId="16E37E4A">
              <wp:extent cx="393382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3825" cy="1828800"/>
                      </a:xfrm>
                      <a:prstGeom prst="rect">
                        <a:avLst/>
                      </a:prstGeom>
                    </pic:spPr>
                  </pic:pic>
                </a:graphicData>
              </a:graphic>
            </wp:inline>
          </w:drawing>
        </w:r>
      </w:ins>
    </w:p>
    <w:p w14:paraId="4EEA0DA8" w14:textId="2B1C6C1F" w:rsidR="00A12893" w:rsidRPr="00A12893" w:rsidDel="00C56D86" w:rsidRDefault="00A12893" w:rsidP="00A12893">
      <w:pPr>
        <w:spacing w:line="360" w:lineRule="auto"/>
        <w:rPr>
          <w:del w:id="428" w:author="Biswajeet Sahoo" w:date="2019-06-27T18:16:00Z"/>
          <w:rStyle w:val="IntenseEmphasis"/>
          <w:b w:val="0"/>
          <w:bCs w:val="0"/>
          <w:i w:val="0"/>
          <w:iCs w:val="0"/>
          <w:color w:val="000000" w:themeColor="text1"/>
          <w:sz w:val="24"/>
          <w:szCs w:val="24"/>
          <w:rPrChange w:id="429" w:author="Biswajeet Sahoo" w:date="2019-06-27T09:36:00Z">
            <w:rPr>
              <w:del w:id="430" w:author="Biswajeet Sahoo" w:date="2019-06-27T18:16:00Z"/>
            </w:rPr>
          </w:rPrChange>
        </w:rPr>
      </w:pPr>
      <w:r w:rsidRPr="00A12893">
        <w:rPr>
          <w:rStyle w:val="IntenseEmphasis"/>
          <w:b w:val="0"/>
          <w:bCs w:val="0"/>
          <w:i w:val="0"/>
          <w:iCs w:val="0"/>
          <w:color w:val="000000" w:themeColor="text1"/>
          <w:sz w:val="24"/>
          <w:szCs w:val="24"/>
        </w:rPr>
        <w:tab/>
        <w:t xml:space="preserve">Fig 3.1: Basic 3 terminal MOS structure </w:t>
      </w:r>
    </w:p>
    <w:p w14:paraId="22E2280A" w14:textId="5926C094" w:rsidR="0017321D" w:rsidDel="00C56D86" w:rsidRDefault="0017321D" w:rsidP="00A12893">
      <w:pPr>
        <w:rPr>
          <w:del w:id="431" w:author="Biswajeet Sahoo" w:date="2019-06-27T18:16:00Z"/>
        </w:rPr>
      </w:pPr>
    </w:p>
    <w:p w14:paraId="3EB6C967" w14:textId="055953E1" w:rsidR="0017321D" w:rsidRDefault="0017321D">
      <w:pPr>
        <w:spacing w:line="360" w:lineRule="auto"/>
        <w:pPrChange w:id="432" w:author="Biswajeet Sahoo" w:date="2019-06-27T18:16:00Z">
          <w:pPr/>
        </w:pPrChange>
      </w:pPr>
    </w:p>
    <w:p w14:paraId="4EF3A1F3" w14:textId="158785D5" w:rsidR="0017321D" w:rsidRPr="005622F5" w:rsidRDefault="00D34B00" w:rsidP="00786026">
      <w:pPr>
        <w:pStyle w:val="IntenseQuote"/>
        <w:ind w:left="0"/>
        <w:jc w:val="both"/>
        <w:rPr>
          <w:ins w:id="433" w:author="Biswajeet Sahoo" w:date="2019-06-27T19:10:00Z"/>
          <w:vertAlign w:val="subscript"/>
        </w:rPr>
      </w:pPr>
      <w:ins w:id="434" w:author="Biswajeet Sahoo" w:date="2019-06-27T10:09:00Z">
        <w:r>
          <w:t>Changes with the variation of V</w:t>
        </w:r>
      </w:ins>
      <w:r w:rsidR="005622F5">
        <w:rPr>
          <w:vertAlign w:val="subscript"/>
        </w:rPr>
        <w:t>CB</w:t>
      </w:r>
    </w:p>
    <w:p w14:paraId="0D8BA27D" w14:textId="4FB852A6" w:rsidR="00D23483" w:rsidRPr="00816736" w:rsidRDefault="00D23483" w:rsidP="00786026">
      <w:pPr>
        <w:jc w:val="both"/>
      </w:pPr>
      <w:ins w:id="435" w:author="Biswajeet Sahoo" w:date="2019-06-27T19:10:00Z">
        <w:r>
          <w:t>Considering n</w:t>
        </w:r>
        <w:r w:rsidRPr="00786026">
          <w:rPr>
            <w:vertAlign w:val="superscript"/>
          </w:rPr>
          <w:t>+</w:t>
        </w:r>
        <w:r>
          <w:t xml:space="preserve"> </w:t>
        </w:r>
      </w:ins>
      <w:ins w:id="436" w:author="Biswajeet Sahoo" w:date="2019-06-27T19:11:00Z">
        <w:r>
          <w:t>terminal and the p</w:t>
        </w:r>
      </w:ins>
      <w:r w:rsidR="00786026">
        <w:t>-</w:t>
      </w:r>
      <w:ins w:id="437" w:author="Biswajeet Sahoo" w:date="2019-06-27T19:11:00Z">
        <w:r>
          <w:t>type body,</w:t>
        </w:r>
      </w:ins>
    </w:p>
    <w:p w14:paraId="45D0D219" w14:textId="70CB3D87" w:rsidR="0017321D" w:rsidRDefault="008B4FBE">
      <w:pPr>
        <w:pStyle w:val="ListParagraph"/>
        <w:numPr>
          <w:ilvl w:val="0"/>
          <w:numId w:val="9"/>
        </w:numPr>
        <w:spacing w:line="360" w:lineRule="auto"/>
        <w:jc w:val="both"/>
        <w:rPr>
          <w:ins w:id="438" w:author="Biswajeet Sahoo" w:date="2019-06-27T10:42:00Z"/>
        </w:rPr>
        <w:pPrChange w:id="439" w:author="Biswajeet Sahoo" w:date="2019-06-27T19:25:00Z">
          <w:pPr/>
        </w:pPrChange>
      </w:pPr>
      <w:ins w:id="440" w:author="Biswajeet Sahoo" w:date="2019-06-27T19:02:00Z">
        <w:r>
          <w:t>When</w:t>
        </w:r>
      </w:ins>
      <w:ins w:id="441" w:author="Biswajeet Sahoo" w:date="2019-06-27T19:07:00Z">
        <w:r>
          <w:t xml:space="preserve"> V</w:t>
        </w:r>
      </w:ins>
      <w:r w:rsidR="005622F5">
        <w:rPr>
          <w:vertAlign w:val="subscript"/>
        </w:rPr>
        <w:t>GB</w:t>
      </w:r>
      <w:ins w:id="442" w:author="Biswajeet Sahoo" w:date="2019-06-27T19:07:00Z">
        <w:r>
          <w:t>=V</w:t>
        </w:r>
      </w:ins>
      <w:r w:rsidR="005622F5">
        <w:rPr>
          <w:vertAlign w:val="subscript"/>
        </w:rPr>
        <w:t>FB</w:t>
      </w:r>
      <w:ins w:id="443" w:author="Biswajeet Sahoo" w:date="2019-06-27T19:07:00Z">
        <w:r>
          <w:t xml:space="preserve"> and </w:t>
        </w:r>
      </w:ins>
      <w:ins w:id="444" w:author="Biswajeet Sahoo" w:date="2019-06-27T19:03:00Z">
        <w:r>
          <w:t>the C terminal is short-circuited with the body terminal, no difference is obtained</w:t>
        </w:r>
      </w:ins>
      <w:ins w:id="445" w:author="Biswajeet Sahoo" w:date="2019-06-27T19:04:00Z">
        <w:r>
          <w:t xml:space="preserve"> and the</w:t>
        </w:r>
      </w:ins>
      <w:ins w:id="446" w:author="Biswajeet Sahoo" w:date="2019-06-27T19:05:00Z">
        <w:r>
          <w:t xml:space="preserve"> basic</w:t>
        </w:r>
      </w:ins>
      <w:ins w:id="447" w:author="Biswajeet Sahoo" w:date="2019-06-27T19:04:00Z">
        <w:r>
          <w:t xml:space="preserve"> equation</w:t>
        </w:r>
      </w:ins>
      <w:ins w:id="448" w:author="Biswajeet Sahoo" w:date="2019-06-27T19:05:00Z">
        <w:r>
          <w:t xml:space="preserve">s remains the same </w:t>
        </w:r>
      </w:ins>
      <w:ins w:id="449" w:author="Biswajeet Sahoo" w:date="2019-06-27T19:06:00Z">
        <w:r>
          <w:t xml:space="preserve">as the 2 terminal structure. </w:t>
        </w:r>
      </w:ins>
      <w:ins w:id="450" w:author="Biswajeet Sahoo" w:date="2019-06-27T19:05:00Z">
        <w:r>
          <w:t xml:space="preserve"> </w:t>
        </w:r>
      </w:ins>
      <w:ins w:id="451" w:author="Biswajeet Sahoo" w:date="2019-06-27T19:03:00Z">
        <w:r>
          <w:t xml:space="preserve"> </w:t>
        </w:r>
      </w:ins>
    </w:p>
    <w:p w14:paraId="7C6EF947" w14:textId="14EA15E7" w:rsidR="00D23483" w:rsidRDefault="008B4FBE" w:rsidP="00151632">
      <w:pPr>
        <w:pStyle w:val="ListParagraph"/>
        <w:numPr>
          <w:ilvl w:val="0"/>
          <w:numId w:val="9"/>
        </w:numPr>
        <w:jc w:val="both"/>
        <w:rPr>
          <w:ins w:id="452" w:author="Biswajeet Sahoo" w:date="2019-06-27T19:16:00Z"/>
        </w:rPr>
        <w:pPrChange w:id="453" w:author="Biswajeet Sahoo" w:date="2019-06-27T19:25:00Z">
          <w:pPr/>
        </w:pPrChange>
      </w:pPr>
      <w:ins w:id="454" w:author="Biswajeet Sahoo" w:date="2019-06-27T19:08:00Z">
        <w:r>
          <w:lastRenderedPageBreak/>
          <w:t>When V</w:t>
        </w:r>
      </w:ins>
      <w:r w:rsidR="005622F5">
        <w:rPr>
          <w:vertAlign w:val="subscript"/>
        </w:rPr>
        <w:t>GB</w:t>
      </w:r>
      <w:ins w:id="455" w:author="Biswajeet Sahoo" w:date="2019-06-27T19:08:00Z">
        <w:r>
          <w:t>=V</w:t>
        </w:r>
      </w:ins>
      <w:r w:rsidR="005622F5">
        <w:rPr>
          <w:vertAlign w:val="subscript"/>
        </w:rPr>
        <w:t>FB</w:t>
      </w:r>
      <w:ins w:id="456" w:author="Biswajeet Sahoo" w:date="2019-06-27T19:08:00Z">
        <w:r>
          <w:t xml:space="preserve"> and still the C terminal is short-circuited</w:t>
        </w:r>
      </w:ins>
      <w:ins w:id="457" w:author="Biswajeet Sahoo" w:date="2019-06-27T19:09:00Z">
        <w:r>
          <w:t xml:space="preserve">, a narrow depletion region is formed in the </w:t>
        </w:r>
      </w:ins>
      <w:ins w:id="458" w:author="Biswajeet Sahoo" w:date="2019-06-27T19:10:00Z">
        <w:r w:rsidR="00D23483">
          <w:t xml:space="preserve">body near the </w:t>
        </w:r>
      </w:ins>
      <w:ins w:id="459" w:author="Biswajeet Sahoo" w:date="2019-06-27T19:11:00Z">
        <w:r w:rsidR="00D23483">
          <w:t>n</w:t>
        </w:r>
        <w:r w:rsidR="00D23483" w:rsidRPr="00151632">
          <w:rPr>
            <w:vertAlign w:val="superscript"/>
          </w:rPr>
          <w:t>+</w:t>
        </w:r>
      </w:ins>
      <w:ins w:id="460" w:author="Biswajeet Sahoo" w:date="2019-06-27T19:10:00Z">
        <w:r w:rsidR="00D23483">
          <w:t xml:space="preserve"> terminal</w:t>
        </w:r>
      </w:ins>
      <w:ins w:id="461" w:author="Biswajeet Sahoo" w:date="2019-06-27T19:11:00Z">
        <w:r w:rsidR="00D23483">
          <w:t>. The n</w:t>
        </w:r>
        <w:r w:rsidR="00D23483" w:rsidRPr="00151632">
          <w:rPr>
            <w:vertAlign w:val="superscript"/>
          </w:rPr>
          <w:t>+</w:t>
        </w:r>
      </w:ins>
      <w:r w:rsidR="00151632">
        <w:t xml:space="preserve"> </w:t>
      </w:r>
      <w:ins w:id="462" w:author="Biswajeet Sahoo" w:date="2019-06-27T19:11:00Z">
        <w:r w:rsidR="00D23483">
          <w:t xml:space="preserve">region is at a potential </w:t>
        </w:r>
      </w:ins>
      <w:proofErr w:type="spellStart"/>
      <w:r w:rsidR="005622F5">
        <w:t>Φ</w:t>
      </w:r>
      <w:r w:rsidR="005622F5">
        <w:rPr>
          <w:vertAlign w:val="subscript"/>
        </w:rPr>
        <w:t>bi</w:t>
      </w:r>
      <w:proofErr w:type="spellEnd"/>
      <w:ins w:id="463" w:author="Biswajeet Sahoo" w:date="2019-06-27T19:11:00Z">
        <w:r w:rsidR="00D23483">
          <w:t xml:space="preserve"> w</w:t>
        </w:r>
      </w:ins>
      <w:r w:rsidR="00151632">
        <w:t>.</w:t>
      </w:r>
      <w:ins w:id="464" w:author="Biswajeet Sahoo" w:date="2019-06-27T19:12:00Z">
        <w:r w:rsidR="00D23483">
          <w:t>r</w:t>
        </w:r>
      </w:ins>
      <w:r w:rsidR="00151632">
        <w:t>.</w:t>
      </w:r>
      <w:ins w:id="465" w:author="Biswajeet Sahoo" w:date="2019-06-27T19:12:00Z">
        <w:r w:rsidR="00D23483">
          <w:t>t</w:t>
        </w:r>
      </w:ins>
      <w:r w:rsidR="00151632">
        <w:t>.</w:t>
      </w:r>
      <w:ins w:id="466" w:author="Biswajeet Sahoo" w:date="2019-06-27T19:12:00Z">
        <w:r w:rsidR="00D23483">
          <w:t xml:space="preserve"> the p</w:t>
        </w:r>
      </w:ins>
      <w:r w:rsidR="00151632">
        <w:t>-</w:t>
      </w:r>
      <w:ins w:id="467" w:author="Biswajeet Sahoo" w:date="2019-06-27T19:12:00Z">
        <w:r w:rsidR="00D23483">
          <w:t xml:space="preserve">body, where </w:t>
        </w:r>
      </w:ins>
      <w:proofErr w:type="spellStart"/>
      <w:r w:rsidR="005622F5">
        <w:t>Φ</w:t>
      </w:r>
      <w:r w:rsidR="005622F5">
        <w:rPr>
          <w:vertAlign w:val="subscript"/>
        </w:rPr>
        <w:t>bi</w:t>
      </w:r>
      <w:proofErr w:type="spellEnd"/>
      <w:ins w:id="468" w:author="Biswajeet Sahoo" w:date="2019-06-27T19:12:00Z">
        <w:r w:rsidR="00D23483">
          <w:t xml:space="preserve"> is the built-in potential of the </w:t>
        </w:r>
      </w:ins>
      <w:ins w:id="469" w:author="Biswajeet Sahoo" w:date="2019-06-27T19:13:00Z">
        <w:r w:rsidR="00D23483">
          <w:t xml:space="preserve">junction. The potential at the surface of the </w:t>
        </w:r>
      </w:ins>
      <w:ins w:id="470" w:author="Biswajeet Sahoo" w:date="2019-06-27T19:14:00Z">
        <w:r w:rsidR="00D23483">
          <w:t>p</w:t>
        </w:r>
      </w:ins>
      <w:r w:rsidR="00151632">
        <w:t xml:space="preserve">-body </w:t>
      </w:r>
      <w:ins w:id="471" w:author="Biswajeet Sahoo" w:date="2019-06-27T19:14:00Z">
        <w:r w:rsidR="00D23483">
          <w:t>w</w:t>
        </w:r>
      </w:ins>
      <w:r w:rsidR="00151632">
        <w:t>.</w:t>
      </w:r>
      <w:ins w:id="472" w:author="Biswajeet Sahoo" w:date="2019-06-27T19:14:00Z">
        <w:r w:rsidR="00D23483">
          <w:t>r</w:t>
        </w:r>
      </w:ins>
      <w:r w:rsidR="00151632">
        <w:t>.</w:t>
      </w:r>
      <w:ins w:id="473" w:author="Biswajeet Sahoo" w:date="2019-06-27T19:14:00Z">
        <w:r w:rsidR="00D23483">
          <w:t>t</w:t>
        </w:r>
      </w:ins>
      <w:r w:rsidR="00151632">
        <w:t>.</w:t>
      </w:r>
      <w:ins w:id="474" w:author="Biswajeet Sahoo" w:date="2019-06-27T19:14:00Z">
        <w:r w:rsidR="00D23483">
          <w:t xml:space="preserve"> deep in the body is 0. Thus the potential drop from </w:t>
        </w:r>
      </w:ins>
      <w:ins w:id="475" w:author="Biswajeet Sahoo" w:date="2019-06-27T19:15:00Z">
        <w:r w:rsidR="00D23483">
          <w:t>the n</w:t>
        </w:r>
        <w:r w:rsidR="00D23483" w:rsidRPr="00151632">
          <w:rPr>
            <w:vertAlign w:val="superscript"/>
          </w:rPr>
          <w:t>+</w:t>
        </w:r>
        <w:r w:rsidR="00D23483">
          <w:t xml:space="preserve"> region, along the surface, to the p region is </w:t>
        </w:r>
      </w:ins>
      <w:proofErr w:type="spellStart"/>
      <w:r w:rsidR="0096328E">
        <w:t>Φ</w:t>
      </w:r>
      <w:r w:rsidR="0096328E">
        <w:rPr>
          <w:vertAlign w:val="subscript"/>
        </w:rPr>
        <w:t>bi</w:t>
      </w:r>
      <w:proofErr w:type="spellEnd"/>
      <w:ins w:id="476" w:author="Biswajeet Sahoo" w:date="2019-06-27T19:16:00Z">
        <w:r w:rsidR="00D23483">
          <w:t>.</w:t>
        </w:r>
      </w:ins>
    </w:p>
    <w:p w14:paraId="08241795" w14:textId="6C49896D" w:rsidR="001A60D2" w:rsidRDefault="00D23483" w:rsidP="00151632">
      <w:pPr>
        <w:pStyle w:val="ListParagraph"/>
        <w:numPr>
          <w:ilvl w:val="0"/>
          <w:numId w:val="9"/>
        </w:numPr>
        <w:jc w:val="both"/>
        <w:rPr>
          <w:ins w:id="477" w:author="Biswajeet Sahoo" w:date="2019-06-27T10:42:00Z"/>
        </w:rPr>
        <w:pPrChange w:id="478" w:author="Biswajeet Sahoo" w:date="2019-06-27T19:25:00Z">
          <w:pPr/>
        </w:pPrChange>
      </w:pPr>
      <w:ins w:id="479" w:author="Biswajeet Sahoo" w:date="2019-06-27T19:18:00Z">
        <w:r>
          <w:t>When a potential V</w:t>
        </w:r>
      </w:ins>
      <w:r w:rsidR="0096328E">
        <w:rPr>
          <w:b/>
          <w:bCs/>
          <w:vertAlign w:val="subscript"/>
        </w:rPr>
        <w:t>CB</w:t>
      </w:r>
      <w:ins w:id="480" w:author="Biswajeet Sahoo" w:date="2019-06-27T19:18:00Z">
        <w:r>
          <w:t xml:space="preserve"> is applied</w:t>
        </w:r>
      </w:ins>
      <w:ins w:id="481" w:author="Biswajeet Sahoo" w:date="2019-06-27T19:19:00Z">
        <w:r>
          <w:t xml:space="preserve"> to the C terminal</w:t>
        </w:r>
      </w:ins>
      <w:ins w:id="482" w:author="Biswajeet Sahoo" w:date="2019-06-27T19:18:00Z">
        <w:r>
          <w:t xml:space="preserve">, the total </w:t>
        </w:r>
      </w:ins>
      <w:ins w:id="483" w:author="Biswajeet Sahoo" w:date="2019-06-27T19:19:00Z">
        <w:r w:rsidR="005910B9">
          <w:t xml:space="preserve">potential vertically across the </w:t>
        </w:r>
      </w:ins>
      <w:ins w:id="484" w:author="Biswajeet Sahoo" w:date="2019-06-27T19:20:00Z">
        <w:r w:rsidR="005910B9">
          <w:t>n</w:t>
        </w:r>
      </w:ins>
      <w:r w:rsidR="0096328E">
        <w:rPr>
          <w:vertAlign w:val="superscript"/>
        </w:rPr>
        <w:t>+</w:t>
      </w:r>
      <w:r w:rsidR="00151632">
        <w:t>-</w:t>
      </w:r>
      <w:ins w:id="485" w:author="Biswajeet Sahoo" w:date="2019-06-27T19:20:00Z">
        <w:r w:rsidR="005910B9">
          <w:t xml:space="preserve">p region will increase to </w:t>
        </w:r>
      </w:ins>
      <w:proofErr w:type="spellStart"/>
      <w:r w:rsidR="0096328E">
        <w:t>Φ</w:t>
      </w:r>
      <w:r w:rsidR="0096328E">
        <w:rPr>
          <w:vertAlign w:val="subscript"/>
        </w:rPr>
        <w:t>bi</w:t>
      </w:r>
      <w:proofErr w:type="spellEnd"/>
      <w:r w:rsidR="0096328E">
        <w:t xml:space="preserve"> </w:t>
      </w:r>
      <w:ins w:id="486" w:author="Biswajeet Sahoo" w:date="2019-06-27T19:20:00Z">
        <w:r w:rsidR="005910B9">
          <w:t>+</w:t>
        </w:r>
      </w:ins>
      <w:r w:rsidR="00151632">
        <w:t xml:space="preserve"> </w:t>
      </w:r>
      <w:proofErr w:type="spellStart"/>
      <w:ins w:id="487" w:author="Biswajeet Sahoo" w:date="2019-06-27T19:20:00Z">
        <w:r w:rsidR="005910B9">
          <w:t>V</w:t>
        </w:r>
        <w:r w:rsidR="005910B9" w:rsidRPr="00151632">
          <w:rPr>
            <w:vertAlign w:val="subscript"/>
          </w:rPr>
          <w:t>cb</w:t>
        </w:r>
        <w:proofErr w:type="spellEnd"/>
        <w:r w:rsidR="005910B9">
          <w:t>. The electron density at th</w:t>
        </w:r>
      </w:ins>
      <w:ins w:id="488" w:author="Biswajeet Sahoo" w:date="2019-06-27T19:21:00Z">
        <w:r w:rsidR="005910B9">
          <w:t xml:space="preserve">e surface of the body will decrease. In </w:t>
        </w:r>
      </w:ins>
      <w:r w:rsidR="00151632">
        <w:t>fact,</w:t>
      </w:r>
      <w:ins w:id="489" w:author="Biswajeet Sahoo" w:date="2019-06-27T19:21:00Z">
        <w:r w:rsidR="005910B9">
          <w:t xml:space="preserve"> if V</w:t>
        </w:r>
      </w:ins>
      <w:r w:rsidR="0096328E">
        <w:rPr>
          <w:vertAlign w:val="subscript"/>
        </w:rPr>
        <w:t>CB</w:t>
      </w:r>
      <w:ins w:id="490" w:author="Biswajeet Sahoo" w:date="2019-06-27T19:21:00Z">
        <w:r w:rsidR="005910B9">
          <w:t xml:space="preserve"> is large enough</w:t>
        </w:r>
      </w:ins>
      <w:ins w:id="491" w:author="Biswajeet Sahoo" w:date="2019-06-27T19:22:00Z">
        <w:r w:rsidR="005910B9">
          <w:t xml:space="preserve">, the inversion layer can disappear </w:t>
        </w:r>
      </w:ins>
      <w:r w:rsidR="00151632">
        <w:t>altogether</w:t>
      </w:r>
      <w:ins w:id="492" w:author="Biswajeet Sahoo" w:date="2019-06-27T19:22:00Z">
        <w:r w:rsidR="005910B9">
          <w:t xml:space="preserve">. </w:t>
        </w:r>
      </w:ins>
      <w:ins w:id="493" w:author="Biswajeet Sahoo" w:date="2019-06-27T19:16:00Z">
        <w:r>
          <w:t xml:space="preserve"> </w:t>
        </w:r>
      </w:ins>
      <w:ins w:id="494" w:author="Biswajeet Sahoo" w:date="2019-06-27T19:15:00Z">
        <w:r>
          <w:t xml:space="preserve"> </w:t>
        </w:r>
      </w:ins>
      <w:ins w:id="495" w:author="Biswajeet Sahoo" w:date="2019-06-27T19:10:00Z">
        <w:r>
          <w:t xml:space="preserve"> </w:t>
        </w:r>
      </w:ins>
    </w:p>
    <w:p w14:paraId="5DBF9464" w14:textId="628DAFA9" w:rsidR="001A60D2" w:rsidRDefault="001A60D2" w:rsidP="00151632">
      <w:pPr>
        <w:jc w:val="both"/>
        <w:rPr>
          <w:ins w:id="496" w:author="Biswajeet Sahoo" w:date="2019-06-27T19:33:00Z"/>
        </w:rPr>
      </w:pPr>
    </w:p>
    <w:p w14:paraId="7098DB48" w14:textId="48F9AA21" w:rsidR="0075611F" w:rsidRDefault="0075611F" w:rsidP="00151632">
      <w:pPr>
        <w:jc w:val="both"/>
        <w:rPr>
          <w:ins w:id="497" w:author="Biswajeet Sahoo" w:date="2019-06-27T19:34:00Z"/>
        </w:rPr>
      </w:pPr>
      <w:ins w:id="498" w:author="Biswajeet Sahoo" w:date="2019-06-27T19:34:00Z">
        <w:r>
          <w:t xml:space="preserve">Total balance equations are given </w:t>
        </w:r>
        <w:proofErr w:type="gramStart"/>
        <w:r>
          <w:t>by :</w:t>
        </w:r>
        <w:proofErr w:type="gramEnd"/>
        <w:r>
          <w:t>-</w:t>
        </w:r>
      </w:ins>
    </w:p>
    <w:p w14:paraId="2D008822" w14:textId="0A81FBE2" w:rsidR="0075611F" w:rsidRDefault="0075611F" w:rsidP="00151632">
      <w:pPr>
        <w:pStyle w:val="ListParagraph"/>
        <w:numPr>
          <w:ilvl w:val="0"/>
          <w:numId w:val="10"/>
        </w:numPr>
        <w:jc w:val="both"/>
        <w:rPr>
          <w:ins w:id="499" w:author="Biswajeet Sahoo" w:date="2019-06-27T19:35:00Z"/>
        </w:rPr>
      </w:pPr>
      <w:ins w:id="500" w:author="Biswajeet Sahoo" w:date="2019-06-27T19:34:00Z">
        <w:r>
          <w:t>Potential balance-</w:t>
        </w:r>
      </w:ins>
      <w:ins w:id="501" w:author="Biswajeet Sahoo" w:date="2019-06-27T19:35:00Z">
        <w:r>
          <w:t xml:space="preserve"> V</w:t>
        </w:r>
      </w:ins>
      <w:r w:rsidR="0096328E">
        <w:rPr>
          <w:b/>
          <w:bCs/>
          <w:vertAlign w:val="subscript"/>
        </w:rPr>
        <w:t>CB</w:t>
      </w:r>
      <w:ins w:id="502" w:author="Biswajeet Sahoo" w:date="2019-06-27T19:35:00Z">
        <w:r>
          <w:t xml:space="preserve"> = </w:t>
        </w:r>
      </w:ins>
      <w:proofErr w:type="spellStart"/>
      <w:r w:rsidR="0096328E">
        <w:t>ѱ</w:t>
      </w:r>
      <w:r w:rsidR="0096328E">
        <w:rPr>
          <w:vertAlign w:val="subscript"/>
        </w:rPr>
        <w:t>ox</w:t>
      </w:r>
      <w:proofErr w:type="spellEnd"/>
      <w:ins w:id="503" w:author="Biswajeet Sahoo" w:date="2019-06-27T19:35:00Z">
        <w:r>
          <w:t xml:space="preserve"> + </w:t>
        </w:r>
      </w:ins>
      <w:proofErr w:type="spellStart"/>
      <w:r w:rsidR="0096328E">
        <w:t>ѱ</w:t>
      </w:r>
      <w:r w:rsidR="0096328E">
        <w:rPr>
          <w:vertAlign w:val="subscript"/>
        </w:rPr>
        <w:t>s</w:t>
      </w:r>
      <w:proofErr w:type="spellEnd"/>
      <w:ins w:id="504" w:author="Biswajeet Sahoo" w:date="2019-06-27T19:35:00Z">
        <w:r>
          <w:t xml:space="preserve"> + </w:t>
        </w:r>
      </w:ins>
      <w:r w:rsidR="0096328E">
        <w:t>Φ</w:t>
      </w:r>
      <w:r w:rsidR="0096328E">
        <w:rPr>
          <w:vertAlign w:val="subscript"/>
        </w:rPr>
        <w:t>MS</w:t>
      </w:r>
    </w:p>
    <w:p w14:paraId="1D5F0E52" w14:textId="1AA74143" w:rsidR="0075611F" w:rsidRDefault="0075611F" w:rsidP="00151632">
      <w:pPr>
        <w:pStyle w:val="ListParagraph"/>
        <w:numPr>
          <w:ilvl w:val="0"/>
          <w:numId w:val="10"/>
        </w:numPr>
        <w:jc w:val="both"/>
        <w:rPr>
          <w:ins w:id="505" w:author="Biswajeet Sahoo" w:date="2019-06-27T19:35:00Z"/>
        </w:rPr>
      </w:pPr>
      <w:ins w:id="506" w:author="Biswajeet Sahoo" w:date="2019-06-27T19:35:00Z">
        <w:r>
          <w:t xml:space="preserve">Charge equation- </w:t>
        </w:r>
        <w:proofErr w:type="spellStart"/>
        <w:r>
          <w:t>Q</w:t>
        </w:r>
      </w:ins>
      <w:r w:rsidR="00151632">
        <w:t>`</w:t>
      </w:r>
      <w:ins w:id="507" w:author="Biswajeet Sahoo" w:date="2019-06-27T19:35:00Z">
        <w:r w:rsidRPr="00151632">
          <w:rPr>
            <w:vertAlign w:val="subscript"/>
          </w:rPr>
          <w:t>g</w:t>
        </w:r>
        <w:proofErr w:type="spellEnd"/>
        <w:r>
          <w:t xml:space="preserve"> + </w:t>
        </w:r>
        <w:proofErr w:type="spellStart"/>
        <w:r>
          <w:t>Q</w:t>
        </w:r>
      </w:ins>
      <w:r w:rsidR="00151632">
        <w:t>`</w:t>
      </w:r>
      <w:ins w:id="508" w:author="Biswajeet Sahoo" w:date="2019-06-27T19:35:00Z">
        <w:r w:rsidRPr="00151632">
          <w:rPr>
            <w:vertAlign w:val="subscript"/>
          </w:rPr>
          <w:t>o</w:t>
        </w:r>
        <w:proofErr w:type="spellEnd"/>
        <w:r>
          <w:t xml:space="preserve"> + </w:t>
        </w:r>
        <w:proofErr w:type="spellStart"/>
        <w:r>
          <w:t>Q</w:t>
        </w:r>
      </w:ins>
      <w:r w:rsidR="00151632">
        <w:t>`</w:t>
      </w:r>
      <w:ins w:id="509" w:author="Biswajeet Sahoo" w:date="2019-06-27T19:35:00Z">
        <w:r w:rsidRPr="00151632">
          <w:rPr>
            <w:vertAlign w:val="subscript"/>
          </w:rPr>
          <w:t>c</w:t>
        </w:r>
        <w:proofErr w:type="spellEnd"/>
        <w:r>
          <w:t xml:space="preserve"> = 0</w:t>
        </w:r>
      </w:ins>
    </w:p>
    <w:p w14:paraId="268AE893" w14:textId="3A69DEFF" w:rsidR="0075611F" w:rsidRDefault="0075611F" w:rsidP="00151632">
      <w:pPr>
        <w:pStyle w:val="ListParagraph"/>
        <w:numPr>
          <w:ilvl w:val="0"/>
          <w:numId w:val="10"/>
        </w:numPr>
        <w:jc w:val="both"/>
        <w:rPr>
          <w:ins w:id="510" w:author="Biswajeet Sahoo" w:date="2019-06-27T19:36:00Z"/>
        </w:rPr>
      </w:pPr>
      <w:ins w:id="511" w:author="Biswajeet Sahoo" w:date="2019-06-27T19:35:00Z">
        <w:r>
          <w:t>The bul</w:t>
        </w:r>
      </w:ins>
      <w:ins w:id="512" w:author="Biswajeet Sahoo" w:date="2019-06-27T19:36:00Z">
        <w:r>
          <w:t xml:space="preserve">k charge potential relation </w:t>
        </w:r>
        <w:proofErr w:type="spellStart"/>
        <w:r>
          <w:t>Q</w:t>
        </w:r>
      </w:ins>
      <w:r w:rsidR="00151632">
        <w:t>`</w:t>
      </w:r>
      <w:ins w:id="513" w:author="Biswajeet Sahoo" w:date="2019-06-27T19:36:00Z">
        <w:r w:rsidRPr="00151632">
          <w:rPr>
            <w:vertAlign w:val="subscript"/>
          </w:rPr>
          <w:t>c</w:t>
        </w:r>
        <w:proofErr w:type="spellEnd"/>
        <w:r>
          <w:t xml:space="preserve"> = </w:t>
        </w:r>
        <w:proofErr w:type="spellStart"/>
        <w:r>
          <w:t>Q</w:t>
        </w:r>
      </w:ins>
      <w:r w:rsidR="00151632">
        <w:t>`</w:t>
      </w:r>
      <w:ins w:id="514" w:author="Biswajeet Sahoo" w:date="2019-06-27T19:36:00Z">
        <w:r w:rsidRPr="00151632">
          <w:rPr>
            <w:vertAlign w:val="subscript"/>
          </w:rPr>
          <w:t>c</w:t>
        </w:r>
        <w:proofErr w:type="spellEnd"/>
        <w:r>
          <w:t xml:space="preserve"> (</w:t>
        </w:r>
      </w:ins>
      <w:proofErr w:type="spellStart"/>
      <w:r w:rsidR="0096328E">
        <w:t>ѱ</w:t>
      </w:r>
      <w:r w:rsidR="0096328E">
        <w:rPr>
          <w:vertAlign w:val="subscript"/>
        </w:rPr>
        <w:t>s</w:t>
      </w:r>
      <w:proofErr w:type="spellEnd"/>
      <w:ins w:id="515" w:author="Biswajeet Sahoo" w:date="2019-06-27T19:36:00Z">
        <w:r>
          <w:t>,</w:t>
        </w:r>
      </w:ins>
      <w:r w:rsidR="0096328E" w:rsidRPr="0096328E">
        <w:t xml:space="preserve"> </w:t>
      </w:r>
      <w:ins w:id="516" w:author="Biswajeet Sahoo" w:date="2019-06-27T19:35:00Z">
        <w:r w:rsidR="0096328E">
          <w:t>V</w:t>
        </w:r>
      </w:ins>
      <w:r w:rsidR="0096328E">
        <w:rPr>
          <w:b/>
          <w:bCs/>
          <w:vertAlign w:val="subscript"/>
        </w:rPr>
        <w:t>CB</w:t>
      </w:r>
      <w:ins w:id="517" w:author="Biswajeet Sahoo" w:date="2019-06-27T19:36:00Z">
        <w:r>
          <w:t>)</w:t>
        </w:r>
      </w:ins>
    </w:p>
    <w:p w14:paraId="4C6B3946" w14:textId="2B82CED3" w:rsidR="0075611F" w:rsidRDefault="0075611F" w:rsidP="00151632">
      <w:pPr>
        <w:pStyle w:val="ListParagraph"/>
        <w:numPr>
          <w:ilvl w:val="0"/>
          <w:numId w:val="10"/>
        </w:numPr>
        <w:jc w:val="both"/>
        <w:rPr>
          <w:ins w:id="518" w:author="Biswajeet Sahoo" w:date="2019-06-27T19:37:00Z"/>
        </w:rPr>
      </w:pPr>
      <w:ins w:id="519" w:author="Biswajeet Sahoo" w:date="2019-06-27T19:36:00Z">
        <w:r>
          <w:t>The gate charge pot</w:t>
        </w:r>
      </w:ins>
      <w:ins w:id="520" w:author="Biswajeet Sahoo" w:date="2019-06-27T19:37:00Z">
        <w:r>
          <w:t xml:space="preserve">ential relation </w:t>
        </w:r>
        <w:proofErr w:type="spellStart"/>
        <w:r>
          <w:t>Q</w:t>
        </w:r>
      </w:ins>
      <w:r w:rsidR="00151632">
        <w:t>`</w:t>
      </w:r>
      <w:ins w:id="521" w:author="Biswajeet Sahoo" w:date="2019-06-27T19:37:00Z">
        <w:r w:rsidRPr="00151632">
          <w:rPr>
            <w:vertAlign w:val="subscript"/>
          </w:rPr>
          <w:t>g</w:t>
        </w:r>
        <w:proofErr w:type="spellEnd"/>
        <w:r>
          <w:t xml:space="preserve">= </w:t>
        </w:r>
        <w:proofErr w:type="spellStart"/>
        <w:r>
          <w:t>C</w:t>
        </w:r>
      </w:ins>
      <w:r w:rsidR="00151632">
        <w:t>`</w:t>
      </w:r>
      <w:ins w:id="522" w:author="Biswajeet Sahoo" w:date="2019-06-27T19:37:00Z">
        <w:r w:rsidRPr="00151632">
          <w:rPr>
            <w:vertAlign w:val="subscript"/>
          </w:rPr>
          <w:t>ox</w:t>
        </w:r>
      </w:ins>
      <w:proofErr w:type="spellEnd"/>
      <w:r w:rsidR="00151632">
        <w:t xml:space="preserve"> * </w:t>
      </w:r>
      <w:proofErr w:type="spellStart"/>
      <w:r w:rsidR="0096328E">
        <w:t>ѱ</w:t>
      </w:r>
      <w:r w:rsidR="0096328E">
        <w:rPr>
          <w:vertAlign w:val="subscript"/>
        </w:rPr>
        <w:t>ox</w:t>
      </w:r>
      <w:proofErr w:type="spellEnd"/>
    </w:p>
    <w:p w14:paraId="1DBF1A97" w14:textId="77777777" w:rsidR="0075611F" w:rsidRDefault="0075611F" w:rsidP="00151632">
      <w:pPr>
        <w:jc w:val="both"/>
        <w:rPr>
          <w:ins w:id="523" w:author="Biswajeet Sahoo" w:date="2019-06-27T10:42:00Z"/>
        </w:rPr>
      </w:pPr>
    </w:p>
    <w:p w14:paraId="0FD69BF3" w14:textId="4DADA531" w:rsidR="001A60D2" w:rsidRDefault="002B1843" w:rsidP="00151632">
      <w:pPr>
        <w:spacing w:line="360" w:lineRule="auto"/>
        <w:jc w:val="both"/>
        <w:rPr>
          <w:ins w:id="524" w:author="Biswajeet Sahoo" w:date="2019-06-27T11:03:00Z"/>
        </w:rPr>
      </w:pPr>
      <w:ins w:id="525" w:author="Biswajeet Sahoo" w:date="2019-06-27T10:59:00Z">
        <w:r>
          <w:t xml:space="preserve">Similar to </w:t>
        </w:r>
      </w:ins>
      <w:ins w:id="526" w:author="Biswajeet Sahoo" w:date="2019-06-27T11:01:00Z">
        <w:r w:rsidR="00E36A42">
          <w:t xml:space="preserve">the MOS Capacitor, the </w:t>
        </w:r>
      </w:ins>
      <w:ins w:id="527" w:author="Biswajeet Sahoo" w:date="2019-06-27T11:03:00Z">
        <w:r w:rsidR="00E36A42">
          <w:t>P</w:t>
        </w:r>
      </w:ins>
      <w:ins w:id="528" w:author="Biswajeet Sahoo" w:date="2019-06-27T11:01:00Z">
        <w:r w:rsidR="00E36A42">
          <w:t>oison eq</w:t>
        </w:r>
      </w:ins>
      <w:ins w:id="529" w:author="Biswajeet Sahoo" w:date="2019-06-27T11:02:00Z">
        <w:r w:rsidR="00E36A42">
          <w:t>uation for the 3</w:t>
        </w:r>
      </w:ins>
      <w:r w:rsidR="00151632">
        <w:t>-</w:t>
      </w:r>
      <w:ins w:id="530" w:author="Biswajeet Sahoo" w:date="2019-06-27T11:02:00Z">
        <w:r w:rsidR="00E36A42">
          <w:t xml:space="preserve">terminal MOS </w:t>
        </w:r>
      </w:ins>
      <w:ins w:id="531" w:author="Biswajeet Sahoo" w:date="2019-06-27T11:03:00Z">
        <w:r w:rsidR="00E36A42">
          <w:t>is given by</w:t>
        </w:r>
      </w:ins>
    </w:p>
    <w:p w14:paraId="0E796D9D" w14:textId="1C0044D1" w:rsidR="00E36A42" w:rsidRDefault="00E36A42" w:rsidP="00151632">
      <w:pPr>
        <w:spacing w:line="360" w:lineRule="auto"/>
        <w:jc w:val="center"/>
        <w:rPr>
          <w:ins w:id="532" w:author="Biswajeet Sahoo" w:date="2019-06-27T11:13:00Z"/>
        </w:rPr>
      </w:pPr>
      <w:ins w:id="533" w:author="Biswajeet Sahoo" w:date="2019-06-27T11:03:00Z">
        <w:r>
          <w:rPr>
            <w:noProof/>
            <w:lang w:val="en-US"/>
          </w:rPr>
          <w:drawing>
            <wp:inline distT="0" distB="0" distL="0" distR="0" wp14:anchorId="6DF7438B" wp14:editId="06874C3A">
              <wp:extent cx="5745480" cy="94107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5480" cy="941070"/>
                      </a:xfrm>
                      <a:prstGeom prst="rect">
                        <a:avLst/>
                      </a:prstGeom>
                    </pic:spPr>
                  </pic:pic>
                </a:graphicData>
              </a:graphic>
            </wp:inline>
          </w:drawing>
        </w:r>
      </w:ins>
    </w:p>
    <w:p w14:paraId="515CD14E" w14:textId="4CD44DC7" w:rsidR="00EE1645" w:rsidRDefault="005910B9" w:rsidP="00816736">
      <w:pPr>
        <w:spacing w:line="360" w:lineRule="auto"/>
        <w:rPr>
          <w:ins w:id="534" w:author="Biswajeet Sahoo" w:date="2019-06-27T19:28:00Z"/>
        </w:rPr>
      </w:pPr>
      <w:ins w:id="535" w:author="Biswajeet Sahoo" w:date="2019-06-27T19:26:00Z">
        <w:r>
          <w:t xml:space="preserve">The difference in equation from the MOS Cap is here </w:t>
        </w:r>
      </w:ins>
      <w:r w:rsidR="00A71A43">
        <w:t>n</w:t>
      </w:r>
      <w:r w:rsidR="00A71A43">
        <w:rPr>
          <w:vertAlign w:val="subscript"/>
        </w:rPr>
        <w:t>o</w:t>
      </w:r>
      <w:ins w:id="536" w:author="Biswajeet Sahoo" w:date="2019-06-27T19:26:00Z">
        <w:r>
          <w:t xml:space="preserve"> is replaced by </w:t>
        </w:r>
      </w:ins>
      <w:r w:rsidR="00A71A43">
        <w:t xml:space="preserve">       n</w:t>
      </w:r>
      <w:r w:rsidR="00A71A43">
        <w:rPr>
          <w:vertAlign w:val="subscript"/>
        </w:rPr>
        <w:t>o</w:t>
      </w:r>
      <w:ins w:id="537" w:author="Biswajeet Sahoo" w:date="2019-06-27T19:27:00Z">
        <w:r>
          <w:t>*e</w:t>
        </w:r>
        <w:r w:rsidRPr="00A71A43">
          <w:rPr>
            <w:vertAlign w:val="superscript"/>
          </w:rPr>
          <w:t>(-</w:t>
        </w:r>
        <w:proofErr w:type="spellStart"/>
        <w:r w:rsidRPr="00A71A43">
          <w:rPr>
            <w:vertAlign w:val="superscript"/>
          </w:rPr>
          <w:t>V</w:t>
        </w:r>
      </w:ins>
      <w:r w:rsidR="00A71A43">
        <w:rPr>
          <w:vertAlign w:val="superscript"/>
        </w:rPr>
        <w:t>cb</w:t>
      </w:r>
      <w:proofErr w:type="spellEnd"/>
      <w:ins w:id="538" w:author="Biswajeet Sahoo" w:date="2019-06-27T19:27:00Z">
        <w:r w:rsidRPr="00A71A43">
          <w:rPr>
            <w:vertAlign w:val="superscript"/>
          </w:rPr>
          <w:t>/</w:t>
        </w:r>
      </w:ins>
      <w:proofErr w:type="spellStart"/>
      <w:r w:rsidR="00A71A43">
        <w:rPr>
          <w:vertAlign w:val="superscript"/>
        </w:rPr>
        <w:t>Φt</w:t>
      </w:r>
      <w:proofErr w:type="spellEnd"/>
      <w:ins w:id="539" w:author="Biswajeet Sahoo" w:date="2019-06-27T19:27:00Z">
        <w:r w:rsidRPr="00A71A43">
          <w:rPr>
            <w:vertAlign w:val="superscript"/>
          </w:rPr>
          <w:t>)</w:t>
        </w:r>
        <w:r>
          <w:t xml:space="preserve"> where V</w:t>
        </w:r>
      </w:ins>
      <w:r w:rsidR="00A71A43">
        <w:rPr>
          <w:vertAlign w:val="subscript"/>
        </w:rPr>
        <w:t>CB</w:t>
      </w:r>
      <w:ins w:id="540" w:author="Biswajeet Sahoo" w:date="2019-06-27T19:27:00Z">
        <w:r>
          <w:t xml:space="preserve"> is a constant independent of </w:t>
        </w:r>
      </w:ins>
      <w:r w:rsidR="00A71A43">
        <w:t>ѱ</w:t>
      </w:r>
      <w:ins w:id="541" w:author="Biswajeet Sahoo" w:date="2019-06-27T19:28:00Z">
        <w:r>
          <w:t xml:space="preserve">(y). </w:t>
        </w:r>
      </w:ins>
    </w:p>
    <w:p w14:paraId="1B0B51ED" w14:textId="4357DD34" w:rsidR="005910B9" w:rsidRDefault="005910B9" w:rsidP="00E36A42">
      <w:pPr>
        <w:spacing w:line="360" w:lineRule="auto"/>
        <w:rPr>
          <w:ins w:id="542" w:author="Biswajeet Sahoo" w:date="2019-06-27T11:05:00Z"/>
        </w:rPr>
      </w:pPr>
      <w:ins w:id="543" w:author="Biswajeet Sahoo" w:date="2019-06-27T19:28:00Z">
        <w:r>
          <w:t xml:space="preserve">Solving the </w:t>
        </w:r>
        <w:proofErr w:type="gramStart"/>
        <w:r>
          <w:t>equation</w:t>
        </w:r>
        <w:proofErr w:type="gramEnd"/>
        <w:r>
          <w:t xml:space="preserve"> we can get, </w:t>
        </w:r>
      </w:ins>
    </w:p>
    <w:p w14:paraId="5726E03F" w14:textId="0B9F5D4A" w:rsidR="00E36A42" w:rsidRDefault="00E36A42" w:rsidP="00F67D56">
      <w:pPr>
        <w:spacing w:line="360" w:lineRule="auto"/>
        <w:jc w:val="center"/>
        <w:rPr>
          <w:ins w:id="544" w:author="Biswajeet Sahoo" w:date="2019-06-27T11:05:00Z"/>
        </w:rPr>
      </w:pPr>
      <w:ins w:id="545" w:author="Biswajeet Sahoo" w:date="2019-06-27T11:05:00Z">
        <w:r>
          <w:rPr>
            <w:noProof/>
            <w:lang w:val="en-US"/>
          </w:rPr>
          <w:lastRenderedPageBreak/>
          <w:drawing>
            <wp:inline distT="0" distB="0" distL="0" distR="0" wp14:anchorId="45D00E35" wp14:editId="56B2276D">
              <wp:extent cx="5745480" cy="10972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480" cy="1097280"/>
                      </a:xfrm>
                      <a:prstGeom prst="rect">
                        <a:avLst/>
                      </a:prstGeom>
                    </pic:spPr>
                  </pic:pic>
                </a:graphicData>
              </a:graphic>
            </wp:inline>
          </w:drawing>
        </w:r>
      </w:ins>
    </w:p>
    <w:p w14:paraId="03A9F27D" w14:textId="6D528CD9" w:rsidR="00E36A42" w:rsidRDefault="005910B9" w:rsidP="00F67D56">
      <w:pPr>
        <w:spacing w:line="360" w:lineRule="auto"/>
        <w:jc w:val="both"/>
        <w:rPr>
          <w:ins w:id="546" w:author="Biswajeet Sahoo" w:date="2019-06-27T11:11:00Z"/>
          <w:noProof/>
        </w:rPr>
      </w:pPr>
      <w:ins w:id="547" w:author="Biswajeet Sahoo" w:date="2019-06-27T19:29:00Z">
        <w:r>
          <w:rPr>
            <w:noProof/>
          </w:rPr>
          <w:t xml:space="preserve">Finally, the equation for the </w:t>
        </w:r>
      </w:ins>
      <w:ins w:id="548" w:author="Biswajeet Sahoo" w:date="2019-06-27T19:30:00Z">
        <w:r w:rsidR="0075611F">
          <w:rPr>
            <w:noProof/>
          </w:rPr>
          <w:t>Gate-Body Volatge is given by :-</w:t>
        </w:r>
      </w:ins>
    </w:p>
    <w:p w14:paraId="7BCA8771" w14:textId="29C8457B" w:rsidR="00E36A42" w:rsidRDefault="00E36A42" w:rsidP="00F67D56">
      <w:pPr>
        <w:spacing w:line="360" w:lineRule="auto"/>
        <w:jc w:val="center"/>
        <w:rPr>
          <w:ins w:id="549" w:author="Biswajeet Sahoo" w:date="2019-06-27T11:11:00Z"/>
        </w:rPr>
      </w:pPr>
      <w:ins w:id="550" w:author="Biswajeet Sahoo" w:date="2019-06-27T11:06:00Z">
        <w:r>
          <w:rPr>
            <w:noProof/>
            <w:lang w:val="en-US"/>
          </w:rPr>
          <w:drawing>
            <wp:inline distT="0" distB="0" distL="0" distR="0" wp14:anchorId="4F7D33BE" wp14:editId="639BF291">
              <wp:extent cx="6026300" cy="69111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6381" cy="726678"/>
                      </a:xfrm>
                      <a:prstGeom prst="rect">
                        <a:avLst/>
                      </a:prstGeom>
                    </pic:spPr>
                  </pic:pic>
                </a:graphicData>
              </a:graphic>
            </wp:inline>
          </w:drawing>
        </w:r>
      </w:ins>
    </w:p>
    <w:p w14:paraId="031E4FA3" w14:textId="15E3E812" w:rsidR="00E36A42" w:rsidRDefault="0075611F" w:rsidP="00F67D56">
      <w:pPr>
        <w:spacing w:line="360" w:lineRule="auto"/>
        <w:jc w:val="both"/>
        <w:rPr>
          <w:ins w:id="551" w:author="Biswajeet Sahoo" w:date="2019-06-27T11:10:00Z"/>
        </w:rPr>
      </w:pPr>
      <w:ins w:id="552" w:author="Biswajeet Sahoo" w:date="2019-06-27T19:30:00Z">
        <w:r>
          <w:t>Assuming that V</w:t>
        </w:r>
      </w:ins>
      <w:r w:rsidR="00A71A43">
        <w:rPr>
          <w:vertAlign w:val="subscript"/>
        </w:rPr>
        <w:t>CB</w:t>
      </w:r>
      <w:ins w:id="553" w:author="Biswajeet Sahoo" w:date="2019-06-27T19:30:00Z">
        <w:r>
          <w:t xml:space="preserve"> is constant</w:t>
        </w:r>
      </w:ins>
      <w:ins w:id="554" w:author="Biswajeet Sahoo" w:date="2019-06-27T19:31:00Z">
        <w:r>
          <w:t>, the capacitance per unit area as</w:t>
        </w:r>
      </w:ins>
      <w:ins w:id="555" w:author="Biswajeet Sahoo" w:date="2019-06-27T19:32:00Z">
        <w:r>
          <w:t xml:space="preserve">sociated with the total semiconductor charge is defined </w:t>
        </w:r>
        <w:proofErr w:type="gramStart"/>
        <w:r>
          <w:t>by :</w:t>
        </w:r>
        <w:proofErr w:type="gramEnd"/>
        <w:r>
          <w:t>-</w:t>
        </w:r>
      </w:ins>
    </w:p>
    <w:p w14:paraId="00CB7CB6" w14:textId="5A9BE642" w:rsidR="00E36A42" w:rsidRDefault="00E36A42" w:rsidP="00F67D56">
      <w:pPr>
        <w:spacing w:line="360" w:lineRule="auto"/>
        <w:ind w:hanging="284"/>
        <w:jc w:val="center"/>
        <w:rPr>
          <w:ins w:id="556" w:author="Biswajeet Sahoo" w:date="2019-06-27T19:41:00Z"/>
        </w:rPr>
        <w:pPrChange w:id="557" w:author="Biswajeet Sahoo" w:date="2019-06-27T19:50:00Z">
          <w:pPr>
            <w:spacing w:line="360" w:lineRule="auto"/>
            <w:ind w:hanging="851"/>
          </w:pPr>
        </w:pPrChange>
      </w:pPr>
      <w:ins w:id="558" w:author="Biswajeet Sahoo" w:date="2019-06-27T11:10:00Z">
        <w:r>
          <w:rPr>
            <w:noProof/>
            <w:lang w:val="en-US"/>
          </w:rPr>
          <w:drawing>
            <wp:inline distT="0" distB="0" distL="0" distR="0" wp14:anchorId="57E45E3F" wp14:editId="40C0738E">
              <wp:extent cx="6520815" cy="128580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06534" cy="1302710"/>
                      </a:xfrm>
                      <a:prstGeom prst="rect">
                        <a:avLst/>
                      </a:prstGeom>
                      <a:noFill/>
                      <a:ln>
                        <a:noFill/>
                      </a:ln>
                    </pic:spPr>
                  </pic:pic>
                </a:graphicData>
              </a:graphic>
            </wp:inline>
          </w:drawing>
        </w:r>
      </w:ins>
    </w:p>
    <w:p w14:paraId="29DD4659" w14:textId="101FBCF5" w:rsidR="00765E8F" w:rsidRDefault="00765E8F" w:rsidP="00F67D56">
      <w:pPr>
        <w:spacing w:line="360" w:lineRule="auto"/>
        <w:ind w:hanging="851"/>
        <w:jc w:val="both"/>
        <w:rPr>
          <w:ins w:id="559" w:author="Biswajeet Sahoo" w:date="2019-06-27T20:16:00Z"/>
        </w:rPr>
      </w:pPr>
      <w:ins w:id="560" w:author="Biswajeet Sahoo" w:date="2019-06-27T19:45:00Z">
        <w:r>
          <w:tab/>
        </w:r>
      </w:ins>
      <w:ins w:id="561" w:author="Biswajeet Sahoo" w:date="2019-06-27T19:51:00Z">
        <w:r w:rsidR="002453A5">
          <w:t xml:space="preserve">Similarly, the roots of the equation </w:t>
        </w:r>
      </w:ins>
      <w:r w:rsidR="00F67D56">
        <w:t>are</w:t>
      </w:r>
      <w:ins w:id="562" w:author="Biswajeet Sahoo" w:date="2019-06-27T19:51:00Z">
        <w:r w:rsidR="002453A5">
          <w:t xml:space="preserve"> </w:t>
        </w:r>
      </w:ins>
      <w:r w:rsidR="00F67D56">
        <w:t xml:space="preserve">calculated </w:t>
      </w:r>
      <w:ins w:id="563" w:author="Biswajeet Sahoo" w:date="2019-06-27T19:51:00Z">
        <w:r w:rsidR="002453A5">
          <w:t xml:space="preserve">using the </w:t>
        </w:r>
      </w:ins>
      <w:ins w:id="564" w:author="Biswajeet Sahoo" w:date="2019-06-27T19:52:00Z">
        <w:r w:rsidR="002453A5">
          <w:t>Newton Raphson method. Only there is a change</w:t>
        </w:r>
      </w:ins>
      <w:ins w:id="565" w:author="Biswajeet Sahoo" w:date="2019-06-27T19:53:00Z">
        <w:r w:rsidR="002453A5">
          <w:t xml:space="preserve"> in</w:t>
        </w:r>
      </w:ins>
      <w:ins w:id="566" w:author="Biswajeet Sahoo" w:date="2019-06-27T19:52:00Z">
        <w:r w:rsidR="002453A5">
          <w:t xml:space="preserve"> </w:t>
        </w:r>
      </w:ins>
      <w:ins w:id="567" w:author="Biswajeet Sahoo" w:date="2019-06-27T19:53:00Z">
        <w:r w:rsidR="002453A5">
          <w:t xml:space="preserve">the function equation as well as in the initial values given to the Newton Raphson method. </w:t>
        </w:r>
      </w:ins>
      <w:ins w:id="568" w:author="Biswajeet Sahoo" w:date="2019-06-27T19:54:00Z">
        <w:r w:rsidR="002453A5">
          <w:t xml:space="preserve"> </w:t>
        </w:r>
      </w:ins>
      <w:ins w:id="569" w:author="Biswajeet Sahoo" w:date="2019-06-27T19:56:00Z">
        <w:r w:rsidR="002453A5">
          <w:t xml:space="preserve">In the depletion region, the initial value is given </w:t>
        </w:r>
        <w:proofErr w:type="gramStart"/>
        <w:r w:rsidR="002453A5">
          <w:t>by</w:t>
        </w:r>
      </w:ins>
      <w:ins w:id="570" w:author="Biswajeet Sahoo" w:date="2019-06-27T19:58:00Z">
        <w:r w:rsidR="002453A5">
          <w:t xml:space="preserve"> :</w:t>
        </w:r>
        <w:proofErr w:type="gramEnd"/>
        <w:r w:rsidR="002453A5">
          <w:t xml:space="preserve">- </w:t>
        </w:r>
      </w:ins>
    </w:p>
    <w:p w14:paraId="2E366777" w14:textId="368F0D0C" w:rsidR="00332C9C" w:rsidRDefault="00332C9C" w:rsidP="00332C9C">
      <w:pPr>
        <w:spacing w:line="360" w:lineRule="auto"/>
        <w:ind w:hanging="851"/>
        <w:jc w:val="center"/>
        <w:rPr>
          <w:ins w:id="571" w:author="Biswajeet Sahoo" w:date="2019-06-27T20:17:00Z"/>
        </w:rPr>
      </w:pPr>
      <w:ins w:id="572" w:author="Biswajeet Sahoo" w:date="2019-06-27T20:16:00Z">
        <w:r>
          <w:rPr>
            <w:noProof/>
            <w:lang w:val="en-US"/>
          </w:rPr>
          <w:drawing>
            <wp:inline distT="0" distB="0" distL="0" distR="0" wp14:anchorId="7D06BD41" wp14:editId="6A64C2B8">
              <wp:extent cx="2390775" cy="777622"/>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6453" cy="782722"/>
                      </a:xfrm>
                      <a:prstGeom prst="rect">
                        <a:avLst/>
                      </a:prstGeom>
                    </pic:spPr>
                  </pic:pic>
                </a:graphicData>
              </a:graphic>
            </wp:inline>
          </w:drawing>
        </w:r>
      </w:ins>
    </w:p>
    <w:p w14:paraId="28F45708" w14:textId="0F95CA61" w:rsidR="00332C9C" w:rsidRDefault="00332C9C" w:rsidP="00F67D56">
      <w:pPr>
        <w:spacing w:line="360" w:lineRule="auto"/>
        <w:ind w:hanging="851"/>
        <w:jc w:val="both"/>
        <w:rPr>
          <w:ins w:id="573" w:author="Biswajeet Sahoo" w:date="2019-06-27T19:58:00Z"/>
        </w:rPr>
      </w:pPr>
      <w:ins w:id="574" w:author="Biswajeet Sahoo" w:date="2019-06-27T20:17:00Z">
        <w:r>
          <w:tab/>
          <w:t xml:space="preserve">And in the inversion region is given </w:t>
        </w:r>
        <w:proofErr w:type="gramStart"/>
        <w:r>
          <w:t>by :</w:t>
        </w:r>
        <w:proofErr w:type="gramEnd"/>
        <w:r>
          <w:t xml:space="preserve">- </w:t>
        </w:r>
      </w:ins>
    </w:p>
    <w:p w14:paraId="7A3E0FC8" w14:textId="79D720D2" w:rsidR="002453A5" w:rsidRDefault="002453A5">
      <w:pPr>
        <w:spacing w:line="360" w:lineRule="auto"/>
        <w:ind w:hanging="851"/>
        <w:jc w:val="center"/>
        <w:rPr>
          <w:ins w:id="575" w:author="Biswajeet Sahoo" w:date="2019-06-27T19:33:00Z"/>
        </w:rPr>
        <w:pPrChange w:id="576" w:author="Biswajeet Sahoo" w:date="2019-06-27T19:59:00Z">
          <w:pPr>
            <w:spacing w:line="360" w:lineRule="auto"/>
            <w:ind w:hanging="851"/>
          </w:pPr>
        </w:pPrChange>
      </w:pPr>
      <w:ins w:id="577" w:author="Biswajeet Sahoo" w:date="2019-06-27T19:58:00Z">
        <w:r>
          <w:rPr>
            <w:noProof/>
            <w:lang w:val="en-US"/>
          </w:rPr>
          <w:drawing>
            <wp:inline distT="0" distB="0" distL="0" distR="0" wp14:anchorId="17E63B01" wp14:editId="3EFDFF4B">
              <wp:extent cx="1533525" cy="474461"/>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8034" cy="478950"/>
                      </a:xfrm>
                      <a:prstGeom prst="rect">
                        <a:avLst/>
                      </a:prstGeom>
                    </pic:spPr>
                  </pic:pic>
                </a:graphicData>
              </a:graphic>
            </wp:inline>
          </w:drawing>
        </w:r>
      </w:ins>
    </w:p>
    <w:p w14:paraId="397542BA" w14:textId="29FC79DE" w:rsidR="0075611F" w:rsidRDefault="002453A5" w:rsidP="00F67D56">
      <w:pPr>
        <w:spacing w:line="360" w:lineRule="auto"/>
        <w:jc w:val="both"/>
        <w:rPr>
          <w:ins w:id="578" w:author="Biswajeet Sahoo" w:date="2019-06-27T20:01:00Z"/>
          <w:noProof/>
        </w:rPr>
      </w:pPr>
      <w:ins w:id="579" w:author="Biswajeet Sahoo" w:date="2019-06-27T19:59:00Z">
        <w:r w:rsidRPr="00816736">
          <w:rPr>
            <w:noProof/>
            <w:szCs w:val="28"/>
          </w:rPr>
          <w:lastRenderedPageBreak/>
          <w:t>Where ,</w:t>
        </w:r>
        <w:r>
          <w:rPr>
            <w:noProof/>
          </w:rPr>
          <w:t xml:space="preserve">                         </w:t>
        </w:r>
        <w:r w:rsidRPr="002453A5">
          <w:rPr>
            <w:noProof/>
          </w:rPr>
          <w:t xml:space="preserve"> </w:t>
        </w:r>
        <w:r>
          <w:rPr>
            <w:noProof/>
            <w:lang w:val="en-US"/>
          </w:rPr>
          <w:drawing>
            <wp:inline distT="0" distB="0" distL="0" distR="0" wp14:anchorId="2C6EA66C" wp14:editId="036759E6">
              <wp:extent cx="1691268" cy="333375"/>
              <wp:effectExtent l="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09577" cy="336984"/>
                      </a:xfrm>
                      <a:prstGeom prst="rect">
                        <a:avLst/>
                      </a:prstGeom>
                    </pic:spPr>
                  </pic:pic>
                </a:graphicData>
              </a:graphic>
            </wp:inline>
          </w:drawing>
        </w:r>
      </w:ins>
    </w:p>
    <w:p w14:paraId="01DC5B30" w14:textId="47981BD4" w:rsidR="00DD5471" w:rsidRDefault="00332C9C" w:rsidP="00F67D56">
      <w:pPr>
        <w:jc w:val="both"/>
        <w:rPr>
          <w:ins w:id="580" w:author="Biswajeet Sahoo" w:date="2019-06-27T20:17:00Z"/>
        </w:rPr>
      </w:pPr>
      <w:ins w:id="581" w:author="Biswajeet Sahoo" w:date="2019-06-27T20:15:00Z">
        <w:r>
          <w:t xml:space="preserve">And </w:t>
        </w:r>
      </w:ins>
      <w:ins w:id="582" w:author="Biswajeet Sahoo" w:date="2019-06-27T20:16:00Z">
        <w:r>
          <w:t>∆</w:t>
        </w:r>
      </w:ins>
      <w:r w:rsidR="00A71A43">
        <w:t>Φ</w:t>
      </w:r>
      <w:ins w:id="583" w:author="Biswajeet Sahoo" w:date="2019-06-27T20:16:00Z">
        <w:r>
          <w:t xml:space="preserve"> = 6*</w:t>
        </w:r>
      </w:ins>
      <w:r w:rsidR="00A71A43">
        <w:t>Φ</w:t>
      </w:r>
      <w:r w:rsidR="00A71A43">
        <w:rPr>
          <w:vertAlign w:val="subscript"/>
        </w:rPr>
        <w:t>T</w:t>
      </w:r>
      <w:ins w:id="584" w:author="Biswajeet Sahoo" w:date="2019-06-27T20:16:00Z">
        <w:r>
          <w:t>, for uniform substrate.</w:t>
        </w:r>
      </w:ins>
    </w:p>
    <w:p w14:paraId="09FD09C6" w14:textId="77777777" w:rsidR="00332C9C" w:rsidRDefault="00332C9C" w:rsidP="00DD5471">
      <w:pPr>
        <w:rPr>
          <w:ins w:id="585" w:author="Biswajeet Sahoo" w:date="2019-06-27T20:02:00Z"/>
        </w:rPr>
      </w:pPr>
    </w:p>
    <w:p w14:paraId="0BACAE0D" w14:textId="12F137B1" w:rsidR="00DD5471" w:rsidRDefault="00DD5471" w:rsidP="00F67D56">
      <w:pPr>
        <w:spacing w:line="360" w:lineRule="auto"/>
        <w:jc w:val="both"/>
        <w:rPr>
          <w:ins w:id="586" w:author="Biswajeet Sahoo" w:date="2019-06-27T20:04:00Z"/>
        </w:rPr>
        <w:pPrChange w:id="587" w:author="Biswajeet Sahoo" w:date="2019-06-27T20:18:00Z">
          <w:pPr>
            <w:ind w:left="-567"/>
          </w:pPr>
        </w:pPrChange>
      </w:pPr>
      <w:ins w:id="588" w:author="Biswajeet Sahoo" w:date="2019-06-27T20:02:00Z">
        <w:r>
          <w:t>Using my python code i.e. I have used the matplotlib to plot the graphs of these equations</w:t>
        </w:r>
      </w:ins>
      <w:ins w:id="589" w:author="Biswajeet Sahoo" w:date="2019-06-27T20:17:00Z">
        <w:r w:rsidR="00332C9C">
          <w:t xml:space="preserve">. </w:t>
        </w:r>
      </w:ins>
      <w:ins w:id="590" w:author="Biswajeet Sahoo" w:date="2019-06-27T20:04:00Z">
        <w:r>
          <w:t>Similar to MOS C</w:t>
        </w:r>
      </w:ins>
      <w:ins w:id="591" w:author="Biswajeet Sahoo" w:date="2019-06-27T20:05:00Z">
        <w:r>
          <w:t>ap, t</w:t>
        </w:r>
      </w:ins>
      <w:ins w:id="592" w:author="Biswajeet Sahoo" w:date="2019-06-27T20:04:00Z">
        <w:r>
          <w:t>here are 4 graphs in each window for both n</w:t>
        </w:r>
      </w:ins>
      <w:r w:rsidR="004A7BD5">
        <w:t xml:space="preserve">-type and </w:t>
      </w:r>
      <w:ins w:id="593" w:author="Biswajeet Sahoo" w:date="2019-06-27T20:04:00Z">
        <w:r>
          <w:t>p</w:t>
        </w:r>
      </w:ins>
      <w:r w:rsidR="004A7BD5">
        <w:t xml:space="preserve">-type </w:t>
      </w:r>
      <w:proofErr w:type="gramStart"/>
      <w:r w:rsidR="004A7BD5">
        <w:t>body</w:t>
      </w:r>
      <w:ins w:id="594" w:author="Biswajeet Sahoo" w:date="2019-06-27T20:04:00Z">
        <w:r>
          <w:t>:-</w:t>
        </w:r>
        <w:proofErr w:type="gramEnd"/>
        <w:r>
          <w:t xml:space="preserve"> </w:t>
        </w:r>
      </w:ins>
    </w:p>
    <w:p w14:paraId="7A9DE87C" w14:textId="19D6A531" w:rsidR="00DD5471" w:rsidRDefault="00A71A43">
      <w:pPr>
        <w:pStyle w:val="ListParagraph"/>
        <w:numPr>
          <w:ilvl w:val="0"/>
          <w:numId w:val="11"/>
        </w:numPr>
        <w:spacing w:line="360" w:lineRule="auto"/>
        <w:rPr>
          <w:ins w:id="595" w:author="Biswajeet Sahoo" w:date="2019-06-27T20:04:00Z"/>
        </w:rPr>
        <w:pPrChange w:id="596" w:author="Biswajeet Sahoo" w:date="2019-06-27T20:18:00Z">
          <w:pPr>
            <w:pStyle w:val="ListParagraph"/>
            <w:numPr>
              <w:numId w:val="11"/>
            </w:numPr>
            <w:ind w:left="363" w:hanging="360"/>
          </w:pPr>
        </w:pPrChange>
      </w:pPr>
      <w:proofErr w:type="spellStart"/>
      <w:r>
        <w:t>Ѱ</w:t>
      </w:r>
      <w:r>
        <w:softHyphen/>
      </w:r>
      <w:r>
        <w:rPr>
          <w:vertAlign w:val="subscript"/>
        </w:rPr>
        <w:t>s</w:t>
      </w:r>
      <w:proofErr w:type="spellEnd"/>
      <w:ins w:id="597" w:author="Biswajeet Sahoo" w:date="2019-06-27T20:04:00Z">
        <w:r w:rsidR="00DD5471">
          <w:t xml:space="preserve"> Vs V</w:t>
        </w:r>
      </w:ins>
      <w:r>
        <w:rPr>
          <w:vertAlign w:val="subscript"/>
        </w:rPr>
        <w:t>GB</w:t>
      </w:r>
    </w:p>
    <w:p w14:paraId="16ECCCFE" w14:textId="4149F5ED" w:rsidR="00DD5471" w:rsidRDefault="00DD5471">
      <w:pPr>
        <w:pStyle w:val="ListParagraph"/>
        <w:numPr>
          <w:ilvl w:val="0"/>
          <w:numId w:val="11"/>
        </w:numPr>
        <w:spacing w:line="360" w:lineRule="auto"/>
        <w:rPr>
          <w:ins w:id="598" w:author="Biswajeet Sahoo" w:date="2019-06-27T20:04:00Z"/>
        </w:rPr>
        <w:pPrChange w:id="599" w:author="Biswajeet Sahoo" w:date="2019-06-27T20:18:00Z">
          <w:pPr>
            <w:pStyle w:val="ListParagraph"/>
            <w:numPr>
              <w:numId w:val="11"/>
            </w:numPr>
            <w:ind w:left="363" w:hanging="360"/>
          </w:pPr>
        </w:pPrChange>
      </w:pPr>
      <w:proofErr w:type="spellStart"/>
      <w:ins w:id="600" w:author="Biswajeet Sahoo" w:date="2019-06-27T20:04:00Z">
        <w:r>
          <w:t>Q</w:t>
        </w:r>
      </w:ins>
      <w:r w:rsidR="004A7BD5">
        <w:t>`</w:t>
      </w:r>
      <w:ins w:id="601" w:author="Biswajeet Sahoo" w:date="2019-06-27T20:04:00Z">
        <w:r>
          <w:t>c</w:t>
        </w:r>
        <w:proofErr w:type="spellEnd"/>
        <w:r>
          <w:t xml:space="preserve"> Vs </w:t>
        </w:r>
      </w:ins>
      <w:proofErr w:type="spellStart"/>
      <w:r w:rsidR="00A71A43">
        <w:t>Ѱ</w:t>
      </w:r>
      <w:r w:rsidR="00A71A43">
        <w:softHyphen/>
      </w:r>
      <w:r w:rsidR="00A71A43">
        <w:rPr>
          <w:vertAlign w:val="subscript"/>
        </w:rPr>
        <w:t>s</w:t>
      </w:r>
      <w:proofErr w:type="spellEnd"/>
    </w:p>
    <w:p w14:paraId="1580EE23" w14:textId="79359976" w:rsidR="00DD5471" w:rsidRDefault="00DD5471">
      <w:pPr>
        <w:pStyle w:val="ListParagraph"/>
        <w:numPr>
          <w:ilvl w:val="0"/>
          <w:numId w:val="11"/>
        </w:numPr>
        <w:spacing w:line="360" w:lineRule="auto"/>
        <w:rPr>
          <w:ins w:id="602" w:author="Biswajeet Sahoo" w:date="2019-06-27T20:04:00Z"/>
        </w:rPr>
        <w:pPrChange w:id="603" w:author="Biswajeet Sahoo" w:date="2019-06-27T20:18:00Z">
          <w:pPr>
            <w:pStyle w:val="ListParagraph"/>
            <w:numPr>
              <w:numId w:val="11"/>
            </w:numPr>
            <w:ind w:left="363" w:hanging="360"/>
          </w:pPr>
        </w:pPrChange>
      </w:pPr>
      <w:proofErr w:type="spellStart"/>
      <w:ins w:id="604" w:author="Biswajeet Sahoo" w:date="2019-06-27T20:04:00Z">
        <w:r>
          <w:t>Q</w:t>
        </w:r>
      </w:ins>
      <w:r w:rsidR="004A7BD5">
        <w:t>`</w:t>
      </w:r>
      <w:ins w:id="605" w:author="Biswajeet Sahoo" w:date="2019-06-27T20:04:00Z">
        <w:r>
          <w:t>c</w:t>
        </w:r>
        <w:proofErr w:type="spellEnd"/>
        <w:r>
          <w:t xml:space="preserve"> Vs V</w:t>
        </w:r>
      </w:ins>
      <w:r w:rsidR="00A71A43">
        <w:rPr>
          <w:vertAlign w:val="subscript"/>
        </w:rPr>
        <w:t>GB</w:t>
      </w:r>
      <w:ins w:id="606" w:author="Biswajeet Sahoo" w:date="2019-06-27T20:04:00Z">
        <w:r>
          <w:t xml:space="preserve"> </w:t>
        </w:r>
      </w:ins>
    </w:p>
    <w:p w14:paraId="0E3C8198" w14:textId="721E0331" w:rsidR="00DD5471" w:rsidRDefault="00DD5471">
      <w:pPr>
        <w:pStyle w:val="ListParagraph"/>
        <w:numPr>
          <w:ilvl w:val="0"/>
          <w:numId w:val="11"/>
        </w:numPr>
        <w:spacing w:line="360" w:lineRule="auto"/>
        <w:rPr>
          <w:ins w:id="607" w:author="Biswajeet Sahoo" w:date="2019-06-27T20:04:00Z"/>
        </w:rPr>
        <w:pPrChange w:id="608" w:author="Biswajeet Sahoo" w:date="2019-06-27T20:18:00Z">
          <w:pPr>
            <w:pStyle w:val="ListParagraph"/>
            <w:numPr>
              <w:numId w:val="11"/>
            </w:numPr>
            <w:ind w:left="363" w:hanging="360"/>
          </w:pPr>
        </w:pPrChange>
      </w:pPr>
      <w:proofErr w:type="spellStart"/>
      <w:ins w:id="609" w:author="Biswajeet Sahoo" w:date="2019-06-27T20:04:00Z">
        <w:r>
          <w:t>C</w:t>
        </w:r>
      </w:ins>
      <w:r w:rsidR="004A7BD5">
        <w:t>`</w:t>
      </w:r>
      <w:ins w:id="610" w:author="Biswajeet Sahoo" w:date="2019-06-27T20:04:00Z">
        <w:r>
          <w:t>c</w:t>
        </w:r>
        <w:proofErr w:type="spellEnd"/>
        <w:r>
          <w:t xml:space="preserve"> Vs V</w:t>
        </w:r>
      </w:ins>
      <w:r w:rsidR="00A71A43">
        <w:rPr>
          <w:vertAlign w:val="subscript"/>
        </w:rPr>
        <w:t>GB</w:t>
      </w:r>
    </w:p>
    <w:p w14:paraId="70C32312" w14:textId="37A2240D" w:rsidR="00DD5471" w:rsidRDefault="00DD5471" w:rsidP="004A7BD5">
      <w:pPr>
        <w:spacing w:line="360" w:lineRule="auto"/>
        <w:jc w:val="both"/>
        <w:rPr>
          <w:ins w:id="611" w:author="Biswajeet Sahoo" w:date="2019-06-27T20:05:00Z"/>
        </w:rPr>
      </w:pPr>
      <w:ins w:id="612" w:author="Biswajeet Sahoo" w:date="2019-06-27T20:05:00Z">
        <w:r>
          <w:t>Also, similar features are present in this window.</w:t>
        </w:r>
      </w:ins>
    </w:p>
    <w:p w14:paraId="624DE342" w14:textId="7403990F" w:rsidR="00DD5471" w:rsidRDefault="00DD5471" w:rsidP="004A7BD5">
      <w:pPr>
        <w:spacing w:line="360" w:lineRule="auto"/>
        <w:jc w:val="both"/>
        <w:rPr>
          <w:ins w:id="613" w:author="Biswajeet Sahoo" w:date="2019-06-27T20:06:00Z"/>
        </w:rPr>
      </w:pPr>
      <w:ins w:id="614" w:author="Biswajeet Sahoo" w:date="2019-06-27T20:06:00Z">
        <w:r>
          <w:t xml:space="preserve">I have got the following </w:t>
        </w:r>
        <w:proofErr w:type="gramStart"/>
        <w:r>
          <w:t>results :</w:t>
        </w:r>
        <w:proofErr w:type="gramEnd"/>
        <w:r>
          <w:t>-</w:t>
        </w:r>
      </w:ins>
    </w:p>
    <w:p w14:paraId="4913C4C4" w14:textId="0CCC1066" w:rsidR="00DD5471" w:rsidRPr="00DD5471" w:rsidRDefault="004A7BD5">
      <w:pPr>
        <w:spacing w:line="360" w:lineRule="auto"/>
        <w:rPr>
          <w:ins w:id="615" w:author="Biswajeet Sahoo" w:date="2019-06-27T10:09:00Z"/>
          <w:rStyle w:val="SubtleReference"/>
          <w:color w:val="FF0000"/>
          <w:rPrChange w:id="616" w:author="Biswajeet Sahoo" w:date="2019-06-27T20:06:00Z">
            <w:rPr>
              <w:ins w:id="617" w:author="Biswajeet Sahoo" w:date="2019-06-27T10:09:00Z"/>
            </w:rPr>
          </w:rPrChange>
        </w:rPr>
        <w:pPrChange w:id="618" w:author="Biswajeet Sahoo" w:date="2019-06-27T20:00:00Z">
          <w:pPr/>
        </w:pPrChange>
      </w:pPr>
      <w:r>
        <w:rPr>
          <w:rStyle w:val="SubtleReference"/>
          <w:color w:val="FF0000"/>
        </w:rPr>
        <w:t>n-</w:t>
      </w:r>
      <w:ins w:id="619" w:author="Biswajeet Sahoo" w:date="2019-06-27T20:06:00Z">
        <w:r w:rsidR="00DD5471">
          <w:rPr>
            <w:rStyle w:val="SubtleReference"/>
            <w:color w:val="FF0000"/>
          </w:rPr>
          <w:t xml:space="preserve">type body </w:t>
        </w:r>
      </w:ins>
      <w:ins w:id="620" w:author="Biswajeet Sahoo" w:date="2019-06-27T20:07:00Z">
        <w:r w:rsidR="00DD5471">
          <w:rPr>
            <w:rStyle w:val="SubtleReference"/>
            <w:color w:val="FF0000"/>
          </w:rPr>
          <w:t>MOS</w:t>
        </w:r>
      </w:ins>
    </w:p>
    <w:p w14:paraId="363064C9" w14:textId="405C12D0" w:rsidR="00D34B00" w:rsidRDefault="00EF1F86" w:rsidP="0017321D">
      <w:pPr>
        <w:rPr>
          <w:ins w:id="621" w:author="Biswajeet Sahoo" w:date="2019-06-27T20:07:00Z"/>
        </w:rPr>
      </w:pPr>
      <w:ins w:id="622" w:author="Biswajeet Sahoo" w:date="2019-06-27T10:52:00Z">
        <w:r>
          <w:rPr>
            <w:noProof/>
            <w:lang w:val="en-US"/>
          </w:rPr>
          <w:drawing>
            <wp:inline distT="0" distB="0" distL="0" distR="0" wp14:anchorId="5FE86566" wp14:editId="1A97DE6C">
              <wp:extent cx="5745480" cy="305371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5480" cy="3053715"/>
                      </a:xfrm>
                      <a:prstGeom prst="rect">
                        <a:avLst/>
                      </a:prstGeom>
                    </pic:spPr>
                  </pic:pic>
                </a:graphicData>
              </a:graphic>
            </wp:inline>
          </w:drawing>
        </w:r>
      </w:ins>
    </w:p>
    <w:p w14:paraId="274A8E21" w14:textId="23A2C963" w:rsidR="00DD5471" w:rsidRPr="00A12893" w:rsidRDefault="00A12893" w:rsidP="0017321D">
      <w:pPr>
        <w:rPr>
          <w:ins w:id="623" w:author="Biswajeet Sahoo" w:date="2019-06-27T10:52:00Z"/>
          <w:sz w:val="24"/>
          <w:szCs w:val="24"/>
        </w:rPr>
      </w:pPr>
      <w:r w:rsidRPr="00A12893">
        <w:rPr>
          <w:sz w:val="24"/>
          <w:szCs w:val="24"/>
        </w:rPr>
        <w:t xml:space="preserve">Fig 3.2: This shows the results of the </w:t>
      </w:r>
      <w:r>
        <w:rPr>
          <w:sz w:val="24"/>
          <w:szCs w:val="24"/>
        </w:rPr>
        <w:t>n</w:t>
      </w:r>
      <w:r w:rsidRPr="00A12893">
        <w:rPr>
          <w:sz w:val="24"/>
          <w:szCs w:val="24"/>
        </w:rPr>
        <w:t xml:space="preserve"> type body </w:t>
      </w:r>
      <w:r>
        <w:rPr>
          <w:sz w:val="24"/>
          <w:szCs w:val="24"/>
        </w:rPr>
        <w:t>3 terminal structure.</w:t>
      </w:r>
    </w:p>
    <w:p w14:paraId="696A279A" w14:textId="77777777" w:rsidR="00DD5471" w:rsidRDefault="00DD5471" w:rsidP="0017321D">
      <w:pPr>
        <w:rPr>
          <w:ins w:id="624" w:author="Biswajeet Sahoo" w:date="2019-06-27T20:07:00Z"/>
        </w:rPr>
      </w:pPr>
    </w:p>
    <w:p w14:paraId="0B978585" w14:textId="77777777" w:rsidR="00DD5471" w:rsidRDefault="00DD5471" w:rsidP="0017321D">
      <w:pPr>
        <w:rPr>
          <w:ins w:id="625" w:author="Biswajeet Sahoo" w:date="2019-06-27T20:07:00Z"/>
        </w:rPr>
      </w:pPr>
    </w:p>
    <w:p w14:paraId="7EC0F6AD" w14:textId="4BC43E29" w:rsidR="00DD5471" w:rsidRDefault="00DD5471" w:rsidP="0017321D">
      <w:pPr>
        <w:rPr>
          <w:ins w:id="626" w:author="Biswajeet Sahoo" w:date="2019-06-27T20:08:00Z"/>
        </w:rPr>
      </w:pPr>
    </w:p>
    <w:p w14:paraId="429199B7" w14:textId="66C2CDC1" w:rsidR="00DD5471" w:rsidRDefault="00DD5471" w:rsidP="0017321D">
      <w:pPr>
        <w:rPr>
          <w:ins w:id="627" w:author="Biswajeet Sahoo" w:date="2019-06-27T20:08:00Z"/>
        </w:rPr>
      </w:pPr>
    </w:p>
    <w:p w14:paraId="5A5C61DE" w14:textId="25236C0C" w:rsidR="00DD5471" w:rsidRDefault="00DD5471" w:rsidP="0017321D">
      <w:pPr>
        <w:rPr>
          <w:ins w:id="628" w:author="Biswajeet Sahoo" w:date="2019-06-27T20:08:00Z"/>
        </w:rPr>
      </w:pPr>
    </w:p>
    <w:p w14:paraId="5AF4DF80" w14:textId="7F2F14DA" w:rsidR="00DD5471" w:rsidRDefault="00DD5471" w:rsidP="0017321D">
      <w:pPr>
        <w:rPr>
          <w:ins w:id="629" w:author="Biswajeet Sahoo" w:date="2019-06-27T20:08:00Z"/>
        </w:rPr>
      </w:pPr>
    </w:p>
    <w:p w14:paraId="4C3FE9DA" w14:textId="4B96DB95" w:rsidR="00DD5471" w:rsidRPr="00DD5471" w:rsidRDefault="004A7BD5">
      <w:pPr>
        <w:spacing w:line="360" w:lineRule="auto"/>
        <w:rPr>
          <w:ins w:id="630" w:author="Biswajeet Sahoo" w:date="2019-06-27T20:07:00Z"/>
          <w:smallCaps/>
          <w:color w:val="FF0000"/>
          <w:u w:val="single"/>
          <w:rPrChange w:id="631" w:author="Biswajeet Sahoo" w:date="2019-06-27T20:08:00Z">
            <w:rPr>
              <w:ins w:id="632" w:author="Biswajeet Sahoo" w:date="2019-06-27T20:07:00Z"/>
            </w:rPr>
          </w:rPrChange>
        </w:rPr>
        <w:pPrChange w:id="633" w:author="Biswajeet Sahoo" w:date="2019-06-27T20:08:00Z">
          <w:pPr/>
        </w:pPrChange>
      </w:pPr>
      <w:r>
        <w:rPr>
          <w:rStyle w:val="SubtleReference"/>
          <w:color w:val="FF0000"/>
        </w:rPr>
        <w:t>p-</w:t>
      </w:r>
      <w:ins w:id="634" w:author="Biswajeet Sahoo" w:date="2019-06-27T20:08:00Z">
        <w:r w:rsidR="00DD5471">
          <w:rPr>
            <w:rStyle w:val="SubtleReference"/>
            <w:color w:val="FF0000"/>
          </w:rPr>
          <w:t>type body MOS</w:t>
        </w:r>
      </w:ins>
    </w:p>
    <w:p w14:paraId="60837DB8" w14:textId="1EC0FEBB" w:rsidR="00EF1F86" w:rsidRDefault="00EF1F86" w:rsidP="0017321D">
      <w:pPr>
        <w:rPr>
          <w:ins w:id="635" w:author="Biswajeet Sahoo" w:date="2019-06-27T20:08:00Z"/>
        </w:rPr>
      </w:pPr>
      <w:ins w:id="636" w:author="Biswajeet Sahoo" w:date="2019-06-27T10:53:00Z">
        <w:r>
          <w:rPr>
            <w:noProof/>
            <w:lang w:val="en-US"/>
          </w:rPr>
          <w:drawing>
            <wp:inline distT="0" distB="0" distL="0" distR="0" wp14:anchorId="093F8C8D" wp14:editId="6D0652B6">
              <wp:extent cx="5745480" cy="30702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5480" cy="3070225"/>
                      </a:xfrm>
                      <a:prstGeom prst="rect">
                        <a:avLst/>
                      </a:prstGeom>
                    </pic:spPr>
                  </pic:pic>
                </a:graphicData>
              </a:graphic>
            </wp:inline>
          </w:drawing>
        </w:r>
      </w:ins>
    </w:p>
    <w:p w14:paraId="5688ED1E" w14:textId="2AC8134E" w:rsidR="00A12893" w:rsidRPr="00A12893" w:rsidRDefault="00A12893" w:rsidP="00A12893">
      <w:pPr>
        <w:rPr>
          <w:ins w:id="637" w:author="Biswajeet Sahoo" w:date="2019-06-27T10:52:00Z"/>
          <w:sz w:val="24"/>
          <w:szCs w:val="24"/>
        </w:rPr>
      </w:pPr>
      <w:r w:rsidRPr="00A12893">
        <w:rPr>
          <w:sz w:val="24"/>
          <w:szCs w:val="24"/>
        </w:rPr>
        <w:t>Fig 3.</w:t>
      </w:r>
      <w:r>
        <w:rPr>
          <w:sz w:val="24"/>
          <w:szCs w:val="24"/>
        </w:rPr>
        <w:t>3</w:t>
      </w:r>
      <w:r w:rsidRPr="00A12893">
        <w:rPr>
          <w:sz w:val="24"/>
          <w:szCs w:val="24"/>
        </w:rPr>
        <w:t xml:space="preserve">: This shows the results of the </w:t>
      </w:r>
      <w:r w:rsidR="00866FD0">
        <w:rPr>
          <w:sz w:val="24"/>
          <w:szCs w:val="24"/>
        </w:rPr>
        <w:t>p</w:t>
      </w:r>
      <w:r w:rsidRPr="00A12893">
        <w:rPr>
          <w:sz w:val="24"/>
          <w:szCs w:val="24"/>
        </w:rPr>
        <w:t xml:space="preserve"> type body </w:t>
      </w:r>
      <w:r>
        <w:rPr>
          <w:sz w:val="24"/>
          <w:szCs w:val="24"/>
        </w:rPr>
        <w:t>3 terminal structure.</w:t>
      </w:r>
    </w:p>
    <w:p w14:paraId="6CF900AE" w14:textId="279C0E9F" w:rsidR="00DD5471" w:rsidRDefault="00DD5471" w:rsidP="0017321D">
      <w:pPr>
        <w:rPr>
          <w:ins w:id="638" w:author="Biswajeet Sahoo" w:date="2019-06-27T20:08:00Z"/>
        </w:rPr>
      </w:pPr>
    </w:p>
    <w:p w14:paraId="4A8C705B" w14:textId="77777777" w:rsidR="00332C9C" w:rsidRDefault="00332C9C" w:rsidP="0017321D">
      <w:pPr>
        <w:rPr>
          <w:ins w:id="639" w:author="Biswajeet Sahoo" w:date="2019-06-27T20:19:00Z"/>
        </w:rPr>
      </w:pPr>
    </w:p>
    <w:p w14:paraId="28E9A388" w14:textId="5561D017" w:rsidR="00DD5471" w:rsidRDefault="00332C9C" w:rsidP="004A7BD5">
      <w:pPr>
        <w:jc w:val="both"/>
        <w:rPr>
          <w:ins w:id="640" w:author="Biswajeet Sahoo" w:date="2019-06-27T20:13:00Z"/>
        </w:rPr>
      </w:pPr>
      <w:ins w:id="641" w:author="Biswajeet Sahoo" w:date="2019-06-27T20:12:00Z">
        <w:r>
          <w:t xml:space="preserve">Now plotting the graph of </w:t>
        </w:r>
      </w:ins>
      <w:proofErr w:type="spellStart"/>
      <w:r w:rsidR="00A71A43">
        <w:t>ѱ</w:t>
      </w:r>
      <w:r w:rsidR="00A71A43">
        <w:rPr>
          <w:vertAlign w:val="subscript"/>
        </w:rPr>
        <w:t>s</w:t>
      </w:r>
      <w:proofErr w:type="spellEnd"/>
      <w:ins w:id="642" w:author="Biswajeet Sahoo" w:date="2019-06-27T20:13:00Z">
        <w:r>
          <w:t xml:space="preserve"> Vs V</w:t>
        </w:r>
      </w:ins>
      <w:r w:rsidR="00A71A43">
        <w:rPr>
          <w:vertAlign w:val="subscript"/>
        </w:rPr>
        <w:t>CB</w:t>
      </w:r>
      <w:ins w:id="643" w:author="Biswajeet Sahoo" w:date="2019-06-27T20:13:00Z">
        <w:r>
          <w:t>, we get</w:t>
        </w:r>
      </w:ins>
    </w:p>
    <w:p w14:paraId="78E2100D" w14:textId="6A27BD8E" w:rsidR="00332C9C" w:rsidRPr="00332C9C" w:rsidRDefault="00332C9C" w:rsidP="004A7BD5">
      <w:pPr>
        <w:jc w:val="both"/>
        <w:rPr>
          <w:ins w:id="644" w:author="Biswajeet Sahoo" w:date="2019-06-27T10:54:00Z"/>
          <w:color w:val="FF0000"/>
          <w:rPrChange w:id="645" w:author="Biswajeet Sahoo" w:date="2019-06-27T20:13:00Z">
            <w:rPr>
              <w:ins w:id="646" w:author="Biswajeet Sahoo" w:date="2019-06-27T10:54:00Z"/>
            </w:rPr>
          </w:rPrChange>
        </w:rPr>
      </w:pPr>
      <w:ins w:id="647" w:author="Biswajeet Sahoo" w:date="2019-06-27T20:13:00Z">
        <w:r>
          <w:rPr>
            <w:color w:val="FF0000"/>
          </w:rPr>
          <w:t>For n</w:t>
        </w:r>
      </w:ins>
      <w:r w:rsidR="004A7BD5">
        <w:rPr>
          <w:color w:val="FF0000"/>
        </w:rPr>
        <w:t xml:space="preserve">-type </w:t>
      </w:r>
      <w:proofErr w:type="gramStart"/>
      <w:r w:rsidR="004A7BD5">
        <w:rPr>
          <w:color w:val="FF0000"/>
        </w:rPr>
        <w:t>body</w:t>
      </w:r>
      <w:ins w:id="648" w:author="Biswajeet Sahoo" w:date="2019-06-27T20:13:00Z">
        <w:r>
          <w:rPr>
            <w:color w:val="FF0000"/>
          </w:rPr>
          <w:t>:-</w:t>
        </w:r>
      </w:ins>
      <w:proofErr w:type="gramEnd"/>
    </w:p>
    <w:p w14:paraId="6573CD66" w14:textId="0C102E57" w:rsidR="00EF1F86" w:rsidRDefault="00EF1F86" w:rsidP="00332C9C">
      <w:pPr>
        <w:ind w:hanging="709"/>
      </w:pPr>
      <w:ins w:id="649" w:author="Biswajeet Sahoo" w:date="2019-06-27T10:55:00Z">
        <w:r>
          <w:rPr>
            <w:noProof/>
            <w:lang w:val="en-US"/>
          </w:rPr>
          <w:lastRenderedPageBreak/>
          <w:drawing>
            <wp:inline distT="0" distB="0" distL="0" distR="0" wp14:anchorId="1E6DA059" wp14:editId="0B76DF42">
              <wp:extent cx="6737985" cy="3933825"/>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46769" cy="3938953"/>
                      </a:xfrm>
                      <a:prstGeom prst="rect">
                        <a:avLst/>
                      </a:prstGeom>
                    </pic:spPr>
                  </pic:pic>
                </a:graphicData>
              </a:graphic>
            </wp:inline>
          </w:drawing>
        </w:r>
      </w:ins>
    </w:p>
    <w:p w14:paraId="63CE7387" w14:textId="3F1B704C" w:rsidR="008108C5" w:rsidRPr="00CA7FC0" w:rsidRDefault="008108C5" w:rsidP="008108C5">
      <w:pPr>
        <w:ind w:hanging="709"/>
        <w:rPr>
          <w:ins w:id="650" w:author="Biswajeet Sahoo" w:date="2019-06-27T10:55:00Z"/>
          <w:sz w:val="24"/>
          <w:szCs w:val="24"/>
        </w:rPr>
      </w:pPr>
      <w:r w:rsidRPr="00CA7FC0">
        <w:rPr>
          <w:sz w:val="24"/>
          <w:szCs w:val="24"/>
        </w:rPr>
        <w:t xml:space="preserve">Fig </w:t>
      </w:r>
      <w:proofErr w:type="gramStart"/>
      <w:r w:rsidRPr="00CA7FC0">
        <w:rPr>
          <w:sz w:val="24"/>
          <w:szCs w:val="24"/>
        </w:rPr>
        <w:t>3.4 :</w:t>
      </w:r>
      <w:proofErr w:type="gramEnd"/>
      <w:r w:rsidRPr="00CA7FC0">
        <w:rPr>
          <w:sz w:val="24"/>
          <w:szCs w:val="24"/>
        </w:rPr>
        <w:t xml:space="preserve"> This shows the graph of  </w:t>
      </w:r>
      <w:proofErr w:type="spellStart"/>
      <w:r w:rsidRPr="00CA7FC0">
        <w:rPr>
          <w:sz w:val="24"/>
          <w:szCs w:val="24"/>
        </w:rPr>
        <w:t>ѱ</w:t>
      </w:r>
      <w:r w:rsidRPr="00CA7FC0">
        <w:rPr>
          <w:sz w:val="24"/>
          <w:szCs w:val="24"/>
          <w:vertAlign w:val="subscript"/>
        </w:rPr>
        <w:t>s</w:t>
      </w:r>
      <w:proofErr w:type="spellEnd"/>
      <w:ins w:id="651" w:author="Biswajeet Sahoo" w:date="2019-06-27T20:13:00Z">
        <w:r w:rsidRPr="00CA7FC0">
          <w:rPr>
            <w:sz w:val="24"/>
            <w:szCs w:val="24"/>
          </w:rPr>
          <w:t xml:space="preserve"> Vs V</w:t>
        </w:r>
      </w:ins>
      <w:r w:rsidRPr="00CA7FC0">
        <w:rPr>
          <w:sz w:val="24"/>
          <w:szCs w:val="24"/>
          <w:vertAlign w:val="subscript"/>
        </w:rPr>
        <w:t xml:space="preserve">CB  </w:t>
      </w:r>
      <w:r w:rsidRPr="00CA7FC0">
        <w:rPr>
          <w:sz w:val="24"/>
          <w:szCs w:val="24"/>
        </w:rPr>
        <w:t xml:space="preserve">in </w:t>
      </w:r>
      <w:proofErr w:type="spellStart"/>
      <w:r w:rsidRPr="00CA7FC0">
        <w:rPr>
          <w:sz w:val="24"/>
          <w:szCs w:val="24"/>
        </w:rPr>
        <w:t>nMOS</w:t>
      </w:r>
      <w:proofErr w:type="spellEnd"/>
    </w:p>
    <w:p w14:paraId="1B6B54B0" w14:textId="03B15C18" w:rsidR="00332C9C" w:rsidRPr="00332C9C" w:rsidRDefault="00332C9C" w:rsidP="0017321D">
      <w:pPr>
        <w:rPr>
          <w:ins w:id="652" w:author="Biswajeet Sahoo" w:date="2019-06-27T20:14:00Z"/>
          <w:color w:val="FF0000"/>
          <w:rPrChange w:id="653" w:author="Biswajeet Sahoo" w:date="2019-06-27T20:14:00Z">
            <w:rPr>
              <w:ins w:id="654" w:author="Biswajeet Sahoo" w:date="2019-06-27T20:14:00Z"/>
            </w:rPr>
          </w:rPrChange>
        </w:rPr>
      </w:pPr>
      <w:ins w:id="655" w:author="Biswajeet Sahoo" w:date="2019-06-27T20:14:00Z">
        <w:r>
          <w:rPr>
            <w:color w:val="FF0000"/>
          </w:rPr>
          <w:t>For p</w:t>
        </w:r>
      </w:ins>
      <w:r w:rsidR="004A7BD5">
        <w:rPr>
          <w:color w:val="FF0000"/>
        </w:rPr>
        <w:t xml:space="preserve">-type </w:t>
      </w:r>
      <w:proofErr w:type="gramStart"/>
      <w:r w:rsidR="004A7BD5">
        <w:rPr>
          <w:color w:val="FF0000"/>
        </w:rPr>
        <w:t>body</w:t>
      </w:r>
      <w:ins w:id="656" w:author="Biswajeet Sahoo" w:date="2019-06-27T20:14:00Z">
        <w:r>
          <w:rPr>
            <w:color w:val="FF0000"/>
          </w:rPr>
          <w:t>:-</w:t>
        </w:r>
        <w:proofErr w:type="gramEnd"/>
        <w:r>
          <w:rPr>
            <w:color w:val="FF0000"/>
          </w:rPr>
          <w:t xml:space="preserve"> </w:t>
        </w:r>
      </w:ins>
    </w:p>
    <w:p w14:paraId="0EE173D9" w14:textId="173D0812" w:rsidR="00EF1F86" w:rsidRDefault="00EF1F86" w:rsidP="0017321D">
      <w:pPr>
        <w:rPr>
          <w:ins w:id="657" w:author="Biswajeet Sahoo" w:date="2019-06-27T20:14:00Z"/>
        </w:rPr>
      </w:pPr>
      <w:ins w:id="658" w:author="Biswajeet Sahoo" w:date="2019-06-27T10:57:00Z">
        <w:r>
          <w:rPr>
            <w:noProof/>
            <w:lang w:val="en-US"/>
          </w:rPr>
          <w:drawing>
            <wp:inline distT="0" distB="0" distL="0" distR="0" wp14:anchorId="38AED9E5" wp14:editId="5CDE8AB3">
              <wp:extent cx="5745480" cy="30492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5480" cy="3049270"/>
                      </a:xfrm>
                      <a:prstGeom prst="rect">
                        <a:avLst/>
                      </a:prstGeom>
                    </pic:spPr>
                  </pic:pic>
                </a:graphicData>
              </a:graphic>
            </wp:inline>
          </w:drawing>
        </w:r>
      </w:ins>
    </w:p>
    <w:p w14:paraId="221BD6C8" w14:textId="725E75C4" w:rsidR="00CA7FC0" w:rsidRPr="00CA7FC0" w:rsidRDefault="00CA7FC0" w:rsidP="00CA7FC0">
      <w:pPr>
        <w:ind w:hanging="709"/>
        <w:rPr>
          <w:ins w:id="659" w:author="Biswajeet Sahoo" w:date="2019-06-27T10:55:00Z"/>
          <w:sz w:val="24"/>
          <w:szCs w:val="24"/>
        </w:rPr>
      </w:pPr>
      <w:r w:rsidRPr="00CA7FC0">
        <w:rPr>
          <w:sz w:val="24"/>
          <w:szCs w:val="24"/>
        </w:rPr>
        <w:t xml:space="preserve">Fig </w:t>
      </w:r>
      <w:proofErr w:type="gramStart"/>
      <w:r w:rsidRPr="00CA7FC0">
        <w:rPr>
          <w:sz w:val="24"/>
          <w:szCs w:val="24"/>
        </w:rPr>
        <w:t>3.</w:t>
      </w:r>
      <w:r>
        <w:rPr>
          <w:sz w:val="24"/>
          <w:szCs w:val="24"/>
        </w:rPr>
        <w:t>5</w:t>
      </w:r>
      <w:r w:rsidRPr="00CA7FC0">
        <w:rPr>
          <w:sz w:val="24"/>
          <w:szCs w:val="24"/>
        </w:rPr>
        <w:t xml:space="preserve"> :</w:t>
      </w:r>
      <w:proofErr w:type="gramEnd"/>
      <w:r w:rsidRPr="00CA7FC0">
        <w:rPr>
          <w:sz w:val="24"/>
          <w:szCs w:val="24"/>
        </w:rPr>
        <w:t xml:space="preserve"> This shows the graph of  </w:t>
      </w:r>
      <w:proofErr w:type="spellStart"/>
      <w:r w:rsidRPr="00CA7FC0">
        <w:rPr>
          <w:sz w:val="24"/>
          <w:szCs w:val="24"/>
        </w:rPr>
        <w:t>ѱ</w:t>
      </w:r>
      <w:r w:rsidRPr="00CA7FC0">
        <w:rPr>
          <w:sz w:val="24"/>
          <w:szCs w:val="24"/>
          <w:vertAlign w:val="subscript"/>
        </w:rPr>
        <w:t>s</w:t>
      </w:r>
      <w:proofErr w:type="spellEnd"/>
      <w:ins w:id="660" w:author="Biswajeet Sahoo" w:date="2019-06-27T20:13:00Z">
        <w:r w:rsidRPr="00CA7FC0">
          <w:rPr>
            <w:sz w:val="24"/>
            <w:szCs w:val="24"/>
          </w:rPr>
          <w:t xml:space="preserve"> Vs V</w:t>
        </w:r>
      </w:ins>
      <w:r w:rsidRPr="00CA7FC0">
        <w:rPr>
          <w:sz w:val="24"/>
          <w:szCs w:val="24"/>
          <w:vertAlign w:val="subscript"/>
        </w:rPr>
        <w:t xml:space="preserve">CB  </w:t>
      </w:r>
      <w:r w:rsidRPr="00CA7FC0">
        <w:rPr>
          <w:sz w:val="24"/>
          <w:szCs w:val="24"/>
        </w:rPr>
        <w:t xml:space="preserve">in </w:t>
      </w:r>
      <w:proofErr w:type="spellStart"/>
      <w:r>
        <w:rPr>
          <w:sz w:val="24"/>
          <w:szCs w:val="24"/>
        </w:rPr>
        <w:t>p</w:t>
      </w:r>
      <w:r w:rsidRPr="00CA7FC0">
        <w:rPr>
          <w:sz w:val="24"/>
          <w:szCs w:val="24"/>
        </w:rPr>
        <w:t>MOS</w:t>
      </w:r>
      <w:proofErr w:type="spellEnd"/>
    </w:p>
    <w:p w14:paraId="136EA859" w14:textId="77777777" w:rsidR="00332C9C" w:rsidRDefault="00332C9C" w:rsidP="0017321D">
      <w:pPr>
        <w:rPr>
          <w:ins w:id="661" w:author="Biswajeet Sahoo" w:date="2019-06-27T10:57:00Z"/>
        </w:rPr>
      </w:pPr>
    </w:p>
    <w:p w14:paraId="09DE3F43" w14:textId="703647FE" w:rsidR="00EF1F86" w:rsidRDefault="00EF1F86" w:rsidP="0017321D">
      <w:pPr>
        <w:rPr>
          <w:ins w:id="662" w:author="Biswajeet Sahoo" w:date="2019-06-27T20:14:00Z"/>
        </w:rPr>
      </w:pPr>
    </w:p>
    <w:p w14:paraId="6D74DF38" w14:textId="77777777" w:rsidR="00332C9C" w:rsidRDefault="00332C9C" w:rsidP="0017321D"/>
    <w:p w14:paraId="0F5659F7" w14:textId="27C13103" w:rsidR="0017321D" w:rsidRDefault="00332C9C" w:rsidP="00332C9C">
      <w:pPr>
        <w:pStyle w:val="IntenseQuote"/>
        <w:jc w:val="center"/>
        <w:rPr>
          <w:ins w:id="663" w:author="Biswajeet Sahoo" w:date="2019-06-27T20:22:00Z"/>
          <w:rFonts w:asciiTheme="majorHAnsi" w:hAnsiTheme="majorHAnsi" w:cstheme="majorHAnsi"/>
          <w:i w:val="0"/>
          <w:iCs w:val="0"/>
          <w:color w:val="002060"/>
          <w:sz w:val="48"/>
          <w:szCs w:val="48"/>
        </w:rPr>
      </w:pPr>
      <w:ins w:id="664" w:author="Biswajeet Sahoo" w:date="2019-06-27T20:22:00Z">
        <w:r>
          <w:rPr>
            <w:rFonts w:asciiTheme="majorHAnsi" w:hAnsiTheme="majorHAnsi" w:cstheme="majorHAnsi"/>
            <w:i w:val="0"/>
            <w:iCs w:val="0"/>
            <w:color w:val="002060"/>
            <w:sz w:val="48"/>
            <w:szCs w:val="48"/>
          </w:rPr>
          <w:t>4 Terminal MOS Structure</w:t>
        </w:r>
      </w:ins>
    </w:p>
    <w:p w14:paraId="39820C38" w14:textId="4D1B88CD" w:rsidR="00332C9C" w:rsidRDefault="00332C9C" w:rsidP="00332C9C">
      <w:pPr>
        <w:rPr>
          <w:ins w:id="665" w:author="Biswajeet Sahoo" w:date="2019-06-27T20:22:00Z"/>
        </w:rPr>
      </w:pPr>
    </w:p>
    <w:p w14:paraId="345BECC0" w14:textId="7D26892D" w:rsidR="00332C9C" w:rsidRDefault="00332C9C" w:rsidP="00332C9C">
      <w:pPr>
        <w:pStyle w:val="IntenseQuote"/>
        <w:ind w:left="0"/>
        <w:rPr>
          <w:ins w:id="666" w:author="Biswajeet Sahoo" w:date="2019-06-27T20:22:00Z"/>
        </w:rPr>
      </w:pPr>
      <w:ins w:id="667" w:author="Biswajeet Sahoo" w:date="2019-06-27T20:22:00Z">
        <w:r>
          <w:t>Introduction</w:t>
        </w:r>
      </w:ins>
    </w:p>
    <w:p w14:paraId="4A698BB8" w14:textId="588C87FA" w:rsidR="00332C9C" w:rsidRDefault="00EF5AED" w:rsidP="00457802">
      <w:pPr>
        <w:spacing w:line="360" w:lineRule="auto"/>
        <w:jc w:val="both"/>
        <w:rPr>
          <w:ins w:id="668" w:author="Biswajeet Sahoo" w:date="2019-06-27T22:40:00Z"/>
        </w:rPr>
      </w:pPr>
      <w:r>
        <w:t>A</w:t>
      </w:r>
      <w:ins w:id="669" w:author="Biswajeet Sahoo" w:date="2019-06-27T20:23:00Z">
        <w:r w:rsidR="00F037A6">
          <w:t xml:space="preserve"> MOS transis</w:t>
        </w:r>
      </w:ins>
      <w:ins w:id="670" w:author="Biswajeet Sahoo" w:date="2019-06-27T20:25:00Z">
        <w:r w:rsidR="00F037A6">
          <w:t>tor</w:t>
        </w:r>
      </w:ins>
      <w:r>
        <w:t xml:space="preserve"> or MOSFET</w:t>
      </w:r>
      <w:ins w:id="671" w:author="Biswajeet Sahoo" w:date="2019-06-27T20:25:00Z">
        <w:r w:rsidR="00F037A6">
          <w:t xml:space="preserve"> </w:t>
        </w:r>
      </w:ins>
      <w:r>
        <w:t>i</w:t>
      </w:r>
      <w:ins w:id="672" w:author="Biswajeet Sahoo" w:date="2019-06-27T20:26:00Z">
        <w:r w:rsidR="00F037A6">
          <w:t xml:space="preserve">s obtained by adding another terminal to </w:t>
        </w:r>
      </w:ins>
      <w:ins w:id="673" w:author="Biswajeet Sahoo" w:date="2019-06-27T20:27:00Z">
        <w:r w:rsidR="00F037A6">
          <w:t>the 3</w:t>
        </w:r>
      </w:ins>
      <w:r>
        <w:t>-</w:t>
      </w:r>
      <w:ins w:id="674" w:author="Biswajeet Sahoo" w:date="2019-06-27T20:27:00Z">
        <w:r w:rsidR="00F037A6">
          <w:t xml:space="preserve">terminal MOS </w:t>
        </w:r>
      </w:ins>
      <w:r>
        <w:t>s</w:t>
      </w:r>
      <w:ins w:id="675" w:author="Biswajeet Sahoo" w:date="2019-06-27T20:27:00Z">
        <w:r w:rsidR="00F037A6">
          <w:t>tructure so that the inversion layer is contacted at two opposite en</w:t>
        </w:r>
      </w:ins>
      <w:ins w:id="676" w:author="Biswajeet Sahoo" w:date="2019-06-27T20:28:00Z">
        <w:r w:rsidR="00F037A6">
          <w:t>ds. By applying a voltage between these ends, a current</w:t>
        </w:r>
      </w:ins>
      <w:ins w:id="677" w:author="Biswajeet Sahoo" w:date="2019-06-27T20:29:00Z">
        <w:r w:rsidR="00F037A6">
          <w:t xml:space="preserve"> will flow in the inversion layer. </w:t>
        </w:r>
      </w:ins>
      <w:ins w:id="678" w:author="Biswajeet Sahoo" w:date="2019-06-27T20:30:00Z">
        <w:r w:rsidR="00F037A6">
          <w:t>Since</w:t>
        </w:r>
      </w:ins>
      <w:ins w:id="679" w:author="Biswajeet Sahoo" w:date="2019-06-27T20:31:00Z">
        <w:r w:rsidR="00F037A6">
          <w:t xml:space="preserve"> th</w:t>
        </w:r>
      </w:ins>
      <w:ins w:id="680" w:author="Biswajeet Sahoo" w:date="2019-06-27T20:32:00Z">
        <w:r w:rsidR="00F037A6">
          <w:t>e density of carrier available for conduction depends on the gate potential</w:t>
        </w:r>
      </w:ins>
      <w:ins w:id="681" w:author="Biswajeet Sahoo" w:date="2019-06-27T20:33:00Z">
        <w:r w:rsidR="00F037A6">
          <w:t xml:space="preserve">, </w:t>
        </w:r>
        <w:r w:rsidR="009037F2">
          <w:t xml:space="preserve">the latter can be used to either create or eliminate the inversion layer. </w:t>
        </w:r>
      </w:ins>
      <w:ins w:id="682" w:author="Biswajeet Sahoo" w:date="2019-06-27T22:20:00Z">
        <w:r w:rsidR="00632C1D">
          <w:t>In this, our main goal will be to determine the drain current for any combina</w:t>
        </w:r>
      </w:ins>
      <w:ins w:id="683" w:author="Biswajeet Sahoo" w:date="2019-06-27T22:21:00Z">
        <w:r w:rsidR="00632C1D">
          <w:t xml:space="preserve">tion of dc terminal voltages. Throughout the work, </w:t>
        </w:r>
      </w:ins>
      <w:r w:rsidR="00457802">
        <w:t>it is assumed that</w:t>
      </w:r>
      <w:ins w:id="684" w:author="Biswajeet Sahoo" w:date="2019-06-27T22:22:00Z">
        <w:r w:rsidR="00632C1D">
          <w:t xml:space="preserve"> the channel is sufficiently long and wide, so that edge effects are confined to a negligible par</w:t>
        </w:r>
      </w:ins>
      <w:ins w:id="685" w:author="Biswajeet Sahoo" w:date="2019-06-27T22:23:00Z">
        <w:r w:rsidR="00632C1D">
          <w:t>t and the substrate is uniformly doped.</w:t>
        </w:r>
      </w:ins>
      <w:ins w:id="686" w:author="Biswajeet Sahoo" w:date="2019-06-27T22:28:00Z">
        <w:r w:rsidR="00632C1D">
          <w:t xml:space="preserve"> Normal operation of a MOS transistor requires that both </w:t>
        </w:r>
        <w:proofErr w:type="spellStart"/>
        <w:r w:rsidR="00632C1D">
          <w:t>pn</w:t>
        </w:r>
        <w:proofErr w:type="spellEnd"/>
        <w:r w:rsidR="00632C1D">
          <w:t xml:space="preserve"> j</w:t>
        </w:r>
      </w:ins>
      <w:ins w:id="687" w:author="Biswajeet Sahoo" w:date="2019-06-27T22:29:00Z">
        <w:r w:rsidR="00632C1D">
          <w:t xml:space="preserve">unctions be reverse biased. </w:t>
        </w:r>
      </w:ins>
      <w:ins w:id="688" w:author="Biswajeet Sahoo" w:date="2019-06-27T22:33:00Z">
        <w:r w:rsidR="0030543C">
          <w:t xml:space="preserve">Now in this we </w:t>
        </w:r>
      </w:ins>
      <w:ins w:id="689" w:author="Biswajeet Sahoo" w:date="2019-06-27T22:34:00Z">
        <w:r w:rsidR="0030543C">
          <w:t>will consider two voltages that are</w:t>
        </w:r>
      </w:ins>
      <w:ins w:id="690" w:author="Biswajeet Sahoo" w:date="2019-06-27T22:35:00Z">
        <w:r w:rsidR="0030543C">
          <w:t>: V</w:t>
        </w:r>
      </w:ins>
      <w:r w:rsidR="00A71A43">
        <w:rPr>
          <w:vertAlign w:val="subscript"/>
        </w:rPr>
        <w:t>SB</w:t>
      </w:r>
      <w:ins w:id="691" w:author="Biswajeet Sahoo" w:date="2019-06-27T22:35:00Z">
        <w:r w:rsidR="0030543C">
          <w:t xml:space="preserve"> (Source-Body voltage) and V</w:t>
        </w:r>
      </w:ins>
      <w:r w:rsidR="00A71A43">
        <w:rPr>
          <w:vertAlign w:val="subscript"/>
        </w:rPr>
        <w:t>DB</w:t>
      </w:r>
      <w:ins w:id="692" w:author="Biswajeet Sahoo" w:date="2019-06-27T22:35:00Z">
        <w:r w:rsidR="0030543C">
          <w:t xml:space="preserve"> (Drain-Source voltage)</w:t>
        </w:r>
      </w:ins>
      <w:ins w:id="693" w:author="Biswajeet Sahoo" w:date="2019-06-27T22:36:00Z">
        <w:r w:rsidR="0030543C">
          <w:t xml:space="preserve">. Thus for normal operation, in case of a </w:t>
        </w:r>
      </w:ins>
      <w:ins w:id="694" w:author="Biswajeet Sahoo" w:date="2019-06-27T22:37:00Z">
        <w:r w:rsidR="0030543C">
          <w:t>n</w:t>
        </w:r>
      </w:ins>
      <w:r w:rsidR="00457802">
        <w:t>-</w:t>
      </w:r>
      <w:ins w:id="695" w:author="Biswajeet Sahoo" w:date="2019-06-27T22:37:00Z">
        <w:r w:rsidR="0030543C">
          <w:t xml:space="preserve">MOS transistor both the voltages must be greater than equal to 0. </w:t>
        </w:r>
      </w:ins>
    </w:p>
    <w:p w14:paraId="4280DC49" w14:textId="5B068DFF" w:rsidR="00F65CDC" w:rsidRDefault="00F65CDC" w:rsidP="00457802">
      <w:pPr>
        <w:spacing w:line="360" w:lineRule="auto"/>
        <w:jc w:val="both"/>
        <w:rPr>
          <w:ins w:id="696" w:author="Biswajeet Sahoo" w:date="2019-06-27T22:43:00Z"/>
        </w:rPr>
      </w:pPr>
      <w:ins w:id="697" w:author="Biswajeet Sahoo" w:date="2019-06-27T22:40:00Z">
        <w:r>
          <w:t xml:space="preserve">The current in the </w:t>
        </w:r>
      </w:ins>
      <w:ins w:id="698" w:author="Biswajeet Sahoo" w:date="2019-06-27T22:41:00Z">
        <w:r>
          <w:t xml:space="preserve">channel is caused by both the drift current and the diffusion current. </w:t>
        </w:r>
      </w:ins>
      <w:ins w:id="699" w:author="Biswajeet Sahoo" w:date="2019-06-27T22:42:00Z">
        <w:r>
          <w:t>Let x be the horizontal position in the channel, measured from the source end. If the inver</w:t>
        </w:r>
      </w:ins>
      <w:ins w:id="700" w:author="Biswajeet Sahoo" w:date="2019-06-27T22:43:00Z">
        <w:r>
          <w:t xml:space="preserve">sion layer current at x is denoted by I(x), we will have </w:t>
        </w:r>
      </w:ins>
    </w:p>
    <w:p w14:paraId="258258FD" w14:textId="2B767A4F" w:rsidR="00F65CDC" w:rsidRDefault="00F65CDC" w:rsidP="00F65CDC">
      <w:pPr>
        <w:spacing w:line="360" w:lineRule="auto"/>
        <w:jc w:val="center"/>
        <w:rPr>
          <w:ins w:id="701" w:author="Biswajeet Sahoo" w:date="2019-06-27T22:47:00Z"/>
        </w:rPr>
      </w:pPr>
      <w:ins w:id="702" w:author="Biswajeet Sahoo" w:date="2019-06-27T22:43:00Z">
        <w:r>
          <w:rPr>
            <w:noProof/>
            <w:lang w:val="en-US"/>
          </w:rPr>
          <w:drawing>
            <wp:inline distT="0" distB="0" distL="0" distR="0" wp14:anchorId="565A52B9" wp14:editId="622468E2">
              <wp:extent cx="2457450" cy="5810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7450" cy="581025"/>
                      </a:xfrm>
                      <a:prstGeom prst="rect">
                        <a:avLst/>
                      </a:prstGeom>
                    </pic:spPr>
                  </pic:pic>
                </a:graphicData>
              </a:graphic>
            </wp:inline>
          </w:drawing>
        </w:r>
      </w:ins>
    </w:p>
    <w:p w14:paraId="7B3EF114" w14:textId="340EE70D" w:rsidR="00F65CDC" w:rsidRDefault="00F65CDC" w:rsidP="00457802">
      <w:pPr>
        <w:spacing w:line="360" w:lineRule="auto"/>
        <w:jc w:val="both"/>
        <w:rPr>
          <w:ins w:id="703" w:author="Biswajeet Sahoo" w:date="2019-06-27T22:51:00Z"/>
        </w:rPr>
      </w:pPr>
      <w:ins w:id="704" w:author="Biswajeet Sahoo" w:date="2019-06-27T22:47:00Z">
        <w:r>
          <w:t xml:space="preserve">Drift current in MOS is </w:t>
        </w:r>
      </w:ins>
      <w:ins w:id="705" w:author="Biswajeet Sahoo" w:date="2019-06-27T22:49:00Z">
        <w:r>
          <w:t>bec</w:t>
        </w:r>
      </w:ins>
      <w:ins w:id="706" w:author="Biswajeet Sahoo" w:date="2019-06-27T22:50:00Z">
        <w:r>
          <w:t>ause</w:t>
        </w:r>
      </w:ins>
      <w:ins w:id="707" w:author="Biswajeet Sahoo" w:date="2019-06-27T22:47:00Z">
        <w:r>
          <w:t xml:space="preserve"> </w:t>
        </w:r>
      </w:ins>
      <w:ins w:id="708" w:author="Biswajeet Sahoo" w:date="2019-06-27T22:50:00Z">
        <w:r>
          <w:t>of</w:t>
        </w:r>
      </w:ins>
      <w:ins w:id="709" w:author="Biswajeet Sahoo" w:date="2019-06-27T22:47:00Z">
        <w:r>
          <w:t xml:space="preserve"> the majority carriers.</w:t>
        </w:r>
      </w:ins>
      <w:ins w:id="710" w:author="Biswajeet Sahoo" w:date="2019-06-27T22:48:00Z">
        <w:r>
          <w:t xml:space="preserve"> In case of MO</w:t>
        </w:r>
      </w:ins>
      <w:ins w:id="711" w:author="Biswajeet Sahoo" w:date="2019-06-27T22:50:00Z">
        <w:r>
          <w:t>S</w:t>
        </w:r>
      </w:ins>
      <w:ins w:id="712" w:author="Biswajeet Sahoo" w:date="2019-06-27T22:48:00Z">
        <w:r>
          <w:t>, the drift current increase</w:t>
        </w:r>
      </w:ins>
      <w:ins w:id="713" w:author="Biswajeet Sahoo" w:date="2019-06-27T22:50:00Z">
        <w:r>
          <w:t>s</w:t>
        </w:r>
      </w:ins>
      <w:ins w:id="714" w:author="Biswajeet Sahoo" w:date="2019-06-27T22:48:00Z">
        <w:r>
          <w:t xml:space="preserve"> with</w:t>
        </w:r>
      </w:ins>
      <w:ins w:id="715" w:author="Biswajeet Sahoo" w:date="2019-06-27T22:50:00Z">
        <w:r>
          <w:t xml:space="preserve"> increase in the</w:t>
        </w:r>
      </w:ins>
      <w:ins w:id="716" w:author="Biswajeet Sahoo" w:date="2019-06-27T22:48:00Z">
        <w:r>
          <w:t xml:space="preserve"> applied </w:t>
        </w:r>
      </w:ins>
      <w:ins w:id="717" w:author="Biswajeet Sahoo" w:date="2019-06-27T22:50:00Z">
        <w:r>
          <w:t>voltage</w:t>
        </w:r>
      </w:ins>
      <w:ins w:id="718" w:author="Biswajeet Sahoo" w:date="2019-06-27T22:48:00Z">
        <w:r>
          <w:t xml:space="preserve"> till the </w:t>
        </w:r>
      </w:ins>
      <w:r w:rsidR="00457802">
        <w:t>v</w:t>
      </w:r>
      <w:ins w:id="719" w:author="Biswajeet Sahoo" w:date="2019-06-27T22:48:00Z">
        <w:r>
          <w:t xml:space="preserve">elocity saturation. </w:t>
        </w:r>
      </w:ins>
    </w:p>
    <w:p w14:paraId="60087E8A" w14:textId="110ECDCE" w:rsidR="00303A9A" w:rsidRDefault="00303A9A" w:rsidP="00457802">
      <w:pPr>
        <w:spacing w:line="360" w:lineRule="auto"/>
        <w:jc w:val="both"/>
        <w:rPr>
          <w:ins w:id="720" w:author="Biswajeet Sahoo" w:date="2019-06-27T22:51:00Z"/>
        </w:rPr>
      </w:pPr>
      <w:ins w:id="721" w:author="Biswajeet Sahoo" w:date="2019-06-27T22:51:00Z">
        <w:r>
          <w:lastRenderedPageBreak/>
          <w:t>Diffusion current is a current in a semic</w:t>
        </w:r>
      </w:ins>
      <w:ins w:id="722" w:author="Biswajeet Sahoo" w:date="2019-06-27T22:52:00Z">
        <w:r>
          <w:t>onductor caused by the diffusion of the charge carriers (holes or electrons</w:t>
        </w:r>
      </w:ins>
      <w:r w:rsidR="00457802">
        <w:t xml:space="preserve">). </w:t>
      </w:r>
    </w:p>
    <w:p w14:paraId="717A3F3C" w14:textId="79D8C57F" w:rsidR="009037F2" w:rsidRDefault="009037F2" w:rsidP="00F037A6">
      <w:pPr>
        <w:spacing w:line="360" w:lineRule="auto"/>
        <w:rPr>
          <w:ins w:id="723" w:author="Biswajeet Sahoo" w:date="2019-06-27T20:37:00Z"/>
        </w:rPr>
      </w:pPr>
    </w:p>
    <w:p w14:paraId="0C1D9E23" w14:textId="13AA3439" w:rsidR="009037F2" w:rsidRDefault="009037F2" w:rsidP="009037F2">
      <w:pPr>
        <w:spacing w:line="360" w:lineRule="auto"/>
        <w:jc w:val="center"/>
      </w:pPr>
      <w:ins w:id="724" w:author="Biswajeet Sahoo" w:date="2019-06-27T20:37:00Z">
        <w:r>
          <w:rPr>
            <w:noProof/>
            <w:lang w:val="en-US"/>
          </w:rPr>
          <w:drawing>
            <wp:inline distT="0" distB="0" distL="0" distR="0" wp14:anchorId="31EDC041" wp14:editId="077092C2">
              <wp:extent cx="5372100" cy="2434307"/>
              <wp:effectExtent l="0" t="0" r="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1136" cy="2438402"/>
                      </a:xfrm>
                      <a:prstGeom prst="rect">
                        <a:avLst/>
                      </a:prstGeom>
                    </pic:spPr>
                  </pic:pic>
                </a:graphicData>
              </a:graphic>
            </wp:inline>
          </w:drawing>
        </w:r>
      </w:ins>
    </w:p>
    <w:p w14:paraId="2A0D30A1" w14:textId="6A599532" w:rsidR="00303A9A" w:rsidRPr="002270FE" w:rsidRDefault="002270FE" w:rsidP="00303A9A">
      <w:pPr>
        <w:spacing w:line="360" w:lineRule="auto"/>
        <w:rPr>
          <w:ins w:id="725" w:author="Biswajeet Sahoo" w:date="2019-06-27T23:00:00Z"/>
          <w:sz w:val="24"/>
          <w:szCs w:val="24"/>
        </w:rPr>
      </w:pPr>
      <w:r w:rsidRPr="002270FE">
        <w:rPr>
          <w:sz w:val="24"/>
          <w:szCs w:val="24"/>
        </w:rPr>
        <w:t>Fig 4.1: Basic 4 terminal MOSFET structure</w:t>
      </w:r>
    </w:p>
    <w:p w14:paraId="15A8174D" w14:textId="70DE124B" w:rsidR="00896CB9" w:rsidRDefault="00896CB9" w:rsidP="00457802">
      <w:pPr>
        <w:spacing w:line="360" w:lineRule="auto"/>
        <w:jc w:val="both"/>
        <w:rPr>
          <w:ins w:id="726" w:author="Biswajeet Sahoo" w:date="2019-06-27T23:02:00Z"/>
        </w:rPr>
      </w:pPr>
      <w:ins w:id="727" w:author="Biswajeet Sahoo" w:date="2019-06-27T23:01:00Z">
        <w:r>
          <w:t>So the total drain current can be written as the s</w:t>
        </w:r>
      </w:ins>
      <w:ins w:id="728" w:author="Biswajeet Sahoo" w:date="2019-06-27T23:02:00Z">
        <w:r>
          <w:t>ummation of Drift current Ids</w:t>
        </w:r>
      </w:ins>
      <w:r w:rsidR="00A71A43">
        <w:rPr>
          <w:vertAlign w:val="subscript"/>
        </w:rPr>
        <w:t>1</w:t>
      </w:r>
      <w:ins w:id="729" w:author="Biswajeet Sahoo" w:date="2019-06-27T23:02:00Z">
        <w:r>
          <w:t xml:space="preserve"> and Diffusion current Ids</w:t>
        </w:r>
      </w:ins>
      <w:r w:rsidR="00A71A43">
        <w:rPr>
          <w:vertAlign w:val="subscript"/>
        </w:rPr>
        <w:t>2</w:t>
      </w:r>
      <w:ins w:id="730" w:author="Biswajeet Sahoo" w:date="2019-06-27T23:02:00Z">
        <w:r>
          <w:t xml:space="preserve">. </w:t>
        </w:r>
      </w:ins>
    </w:p>
    <w:p w14:paraId="274009BD" w14:textId="36AD418D" w:rsidR="00896CB9" w:rsidRDefault="00896CB9" w:rsidP="00457802">
      <w:pPr>
        <w:spacing w:line="360" w:lineRule="auto"/>
        <w:jc w:val="both"/>
        <w:rPr>
          <w:ins w:id="731" w:author="Biswajeet Sahoo" w:date="2019-06-27T23:03:00Z"/>
        </w:rPr>
      </w:pPr>
      <w:ins w:id="732" w:author="Biswajeet Sahoo" w:date="2019-06-27T23:02:00Z">
        <w:r>
          <w:t>The equation</w:t>
        </w:r>
      </w:ins>
      <w:ins w:id="733" w:author="Biswajeet Sahoo" w:date="2019-06-27T23:03:00Z">
        <w:r>
          <w:t xml:space="preserve">s of these currents </w:t>
        </w:r>
        <w:proofErr w:type="gramStart"/>
        <w:r>
          <w:t>are :</w:t>
        </w:r>
        <w:proofErr w:type="gramEnd"/>
        <w:r>
          <w:t>-</w:t>
        </w:r>
      </w:ins>
    </w:p>
    <w:p w14:paraId="2FB885A1" w14:textId="3558458B" w:rsidR="00896CB9" w:rsidRDefault="00E25C72" w:rsidP="00C14033">
      <w:pPr>
        <w:spacing w:line="360" w:lineRule="auto"/>
        <w:jc w:val="center"/>
        <w:rPr>
          <w:ins w:id="734" w:author="Biswajeet Sahoo" w:date="2019-06-27T23:06:00Z"/>
        </w:rPr>
      </w:pPr>
      <w:ins w:id="735" w:author="Biswajeet Sahoo" w:date="2019-06-27T23:12:00Z">
        <w:r>
          <w:rPr>
            <w:noProof/>
            <w:lang w:val="en-US"/>
          </w:rPr>
          <w:drawing>
            <wp:inline distT="0" distB="0" distL="0" distR="0" wp14:anchorId="2B7689A1" wp14:editId="1EE06156">
              <wp:extent cx="5745480" cy="1814830"/>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480" cy="1814830"/>
                      </a:xfrm>
                      <a:prstGeom prst="rect">
                        <a:avLst/>
                      </a:prstGeom>
                      <a:noFill/>
                      <a:ln>
                        <a:noFill/>
                      </a:ln>
                    </pic:spPr>
                  </pic:pic>
                </a:graphicData>
              </a:graphic>
            </wp:inline>
          </w:drawing>
        </w:r>
      </w:ins>
    </w:p>
    <w:p w14:paraId="4AD8F144" w14:textId="1679D9EC" w:rsidR="00C14033" w:rsidRDefault="00C14033" w:rsidP="00457802">
      <w:pPr>
        <w:spacing w:line="360" w:lineRule="auto"/>
        <w:jc w:val="both"/>
        <w:rPr>
          <w:ins w:id="736" w:author="Biswajeet Sahoo" w:date="2019-06-27T23:08:00Z"/>
        </w:rPr>
      </w:pPr>
      <w:ins w:id="737" w:author="Biswajeet Sahoo" w:date="2019-06-27T23:07:00Z">
        <w:r>
          <w:t xml:space="preserve">Where </w:t>
        </w:r>
      </w:ins>
      <w:r w:rsidR="00A71A43">
        <w:t>ѱ</w:t>
      </w:r>
      <w:r w:rsidR="00A71A43">
        <w:rPr>
          <w:vertAlign w:val="subscript"/>
        </w:rPr>
        <w:t>s0</w:t>
      </w:r>
      <w:ins w:id="738" w:author="Biswajeet Sahoo" w:date="2019-06-27T23:07:00Z">
        <w:r>
          <w:t xml:space="preserve"> is the surface potential at the </w:t>
        </w:r>
      </w:ins>
      <w:ins w:id="739" w:author="Biswajeet Sahoo" w:date="2019-06-27T23:08:00Z">
        <w:r>
          <w:t>source end of the channel (</w:t>
        </w:r>
      </w:ins>
      <w:ins w:id="740" w:author="Biswajeet Sahoo" w:date="2019-06-27T23:07:00Z">
        <w:r>
          <w:t>x=0</w:t>
        </w:r>
      </w:ins>
      <w:ins w:id="741" w:author="Biswajeet Sahoo" w:date="2019-06-27T23:08:00Z">
        <w:r>
          <w:t xml:space="preserve">) and </w:t>
        </w:r>
      </w:ins>
    </w:p>
    <w:p w14:paraId="27334088" w14:textId="0F40C149" w:rsidR="00C14033" w:rsidRDefault="00A71A43" w:rsidP="00457802">
      <w:pPr>
        <w:spacing w:line="360" w:lineRule="auto"/>
        <w:jc w:val="both"/>
        <w:rPr>
          <w:ins w:id="742" w:author="Biswajeet Sahoo" w:date="2019-06-27T23:12:00Z"/>
        </w:rPr>
      </w:pPr>
      <w:proofErr w:type="spellStart"/>
      <w:r>
        <w:t>ѱ</w:t>
      </w:r>
      <w:r>
        <w:rPr>
          <w:vertAlign w:val="subscript"/>
        </w:rPr>
        <w:t>sL</w:t>
      </w:r>
      <w:proofErr w:type="spellEnd"/>
      <w:ins w:id="743" w:author="Biswajeet Sahoo" w:date="2019-06-27T23:08:00Z">
        <w:r w:rsidR="00C14033">
          <w:t xml:space="preserve"> is the surface potential at the drain end of the channel (x=L).</w:t>
        </w:r>
      </w:ins>
    </w:p>
    <w:p w14:paraId="4F2535AD" w14:textId="759E2CD2" w:rsidR="00C31AD5" w:rsidRDefault="00893587" w:rsidP="00893587">
      <w:pPr>
        <w:pStyle w:val="IntenseQuote"/>
        <w:ind w:left="0"/>
      </w:pPr>
      <w:r>
        <w:t xml:space="preserve">Evaluating </w:t>
      </w:r>
      <w:r w:rsidR="00A71A43">
        <w:t>ѱ</w:t>
      </w:r>
      <w:r w:rsidR="00A71A43">
        <w:rPr>
          <w:vertAlign w:val="subscript"/>
        </w:rPr>
        <w:t>s0</w:t>
      </w:r>
      <w:r>
        <w:t xml:space="preserve"> and </w:t>
      </w:r>
      <w:proofErr w:type="spellStart"/>
      <w:r w:rsidR="00A71A43">
        <w:t>ѱ</w:t>
      </w:r>
      <w:r w:rsidR="00A71A43">
        <w:rPr>
          <w:vertAlign w:val="subscript"/>
        </w:rPr>
        <w:t>sL</w:t>
      </w:r>
      <w:proofErr w:type="spellEnd"/>
    </w:p>
    <w:p w14:paraId="14EAE626" w14:textId="050B5705" w:rsidR="00893587" w:rsidRDefault="00893587" w:rsidP="00457802">
      <w:pPr>
        <w:spacing w:line="360" w:lineRule="auto"/>
        <w:jc w:val="both"/>
      </w:pPr>
      <w:r>
        <w:lastRenderedPageBreak/>
        <w:t xml:space="preserve">From the previous equation </w:t>
      </w:r>
      <w:r w:rsidR="00457802">
        <w:t>of Gate-body voltage from the 3-</w:t>
      </w:r>
      <w:r>
        <w:t xml:space="preserve">terminal MOS, we can get the value of </w:t>
      </w:r>
      <w:r w:rsidR="00A71A43">
        <w:t>ѱ</w:t>
      </w:r>
      <w:r w:rsidR="00A71A43">
        <w:rPr>
          <w:vertAlign w:val="subscript"/>
        </w:rPr>
        <w:t>s0</w:t>
      </w:r>
      <w:r>
        <w:t xml:space="preserve"> at the source end and the value of </w:t>
      </w:r>
      <w:proofErr w:type="spellStart"/>
      <w:r w:rsidR="00A71A43">
        <w:t>ѱ</w:t>
      </w:r>
      <w:r w:rsidR="00A71A43">
        <w:rPr>
          <w:vertAlign w:val="subscript"/>
        </w:rPr>
        <w:t>sL</w:t>
      </w:r>
      <w:proofErr w:type="spellEnd"/>
      <w:r>
        <w:t xml:space="preserve"> at the drain end</w:t>
      </w:r>
      <w:r w:rsidR="00457802">
        <w:t xml:space="preserve">. The equations are given </w:t>
      </w:r>
      <w:proofErr w:type="gramStart"/>
      <w:r w:rsidR="00457802">
        <w:t>below</w:t>
      </w:r>
      <w:r>
        <w:t>:-</w:t>
      </w:r>
      <w:proofErr w:type="gramEnd"/>
      <w:r>
        <w:t xml:space="preserve"> </w:t>
      </w:r>
    </w:p>
    <w:p w14:paraId="337305DB" w14:textId="5C99F5FD" w:rsidR="00893587" w:rsidRDefault="00893587" w:rsidP="00893587">
      <w:pPr>
        <w:spacing w:line="360" w:lineRule="auto"/>
        <w:jc w:val="center"/>
      </w:pPr>
      <w:r>
        <w:rPr>
          <w:noProof/>
          <w:lang w:val="en-US"/>
        </w:rPr>
        <w:drawing>
          <wp:inline distT="0" distB="0" distL="0" distR="0" wp14:anchorId="7A9CDBD7" wp14:editId="511344B0">
            <wp:extent cx="3752850" cy="1232037"/>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8800" cy="1243839"/>
                    </a:xfrm>
                    <a:prstGeom prst="rect">
                      <a:avLst/>
                    </a:prstGeom>
                  </pic:spPr>
                </pic:pic>
              </a:graphicData>
            </a:graphic>
          </wp:inline>
        </w:drawing>
      </w:r>
    </w:p>
    <w:p w14:paraId="197EDD07" w14:textId="002894E7" w:rsidR="00893587" w:rsidRDefault="00893587" w:rsidP="00457802">
      <w:pPr>
        <w:spacing w:line="360" w:lineRule="auto"/>
        <w:jc w:val="both"/>
      </w:pPr>
      <w:r>
        <w:t xml:space="preserve">Similarly, these </w:t>
      </w:r>
      <w:r w:rsidR="005F3805">
        <w:t>equations can be solved by using the Newton Raphson method. The initial values to the Newton Raphson method is sim</w:t>
      </w:r>
      <w:r w:rsidR="00457802">
        <w:t>ilar to the ones given in the 3-</w:t>
      </w:r>
      <w:r w:rsidR="005F3805">
        <w:t xml:space="preserve">terminal MOS. </w:t>
      </w:r>
    </w:p>
    <w:p w14:paraId="7AC93DBB" w14:textId="3F72378C" w:rsidR="005F3805" w:rsidRDefault="005F3805" w:rsidP="00457802">
      <w:pPr>
        <w:spacing w:line="360" w:lineRule="auto"/>
        <w:jc w:val="both"/>
      </w:pPr>
      <w:r>
        <w:t>After evaluating the values, th</w:t>
      </w:r>
      <w:r w:rsidR="0039155D">
        <w:t xml:space="preserve">ose are put in the equations of the drift and the diffusion current to find out the total current. </w:t>
      </w:r>
    </w:p>
    <w:p w14:paraId="7303DFD9" w14:textId="6C3E3C56" w:rsidR="00474857" w:rsidRDefault="00844EB1" w:rsidP="00457802">
      <w:pPr>
        <w:spacing w:line="360" w:lineRule="auto"/>
        <w:jc w:val="both"/>
      </w:pPr>
      <w:r>
        <w:t xml:space="preserve">Now I have plotted four graphs, two each of </w:t>
      </w:r>
      <w:proofErr w:type="spellStart"/>
      <w:r>
        <w:t>pMOS</w:t>
      </w:r>
      <w:proofErr w:type="spellEnd"/>
      <w:r>
        <w:t xml:space="preserve"> and </w:t>
      </w:r>
      <w:proofErr w:type="spellStart"/>
      <w:proofErr w:type="gramStart"/>
      <w:r>
        <w:t>nMOS</w:t>
      </w:r>
      <w:proofErr w:type="spellEnd"/>
      <w:r>
        <w:t>:-</w:t>
      </w:r>
      <w:proofErr w:type="gramEnd"/>
    </w:p>
    <w:p w14:paraId="2A9D9A04" w14:textId="3E41F4F8" w:rsidR="00844EB1" w:rsidRDefault="00844EB1" w:rsidP="00893587">
      <w:pPr>
        <w:spacing w:line="360" w:lineRule="auto"/>
        <w:rPr>
          <w:color w:val="FF0000"/>
          <w:sz w:val="48"/>
          <w:szCs w:val="48"/>
        </w:rPr>
      </w:pPr>
      <w:r w:rsidRPr="00844EB1">
        <w:rPr>
          <w:color w:val="FF0000"/>
          <w:sz w:val="48"/>
          <w:szCs w:val="48"/>
        </w:rPr>
        <w:t>n</w:t>
      </w:r>
      <w:r w:rsidR="00457802">
        <w:rPr>
          <w:color w:val="FF0000"/>
          <w:sz w:val="48"/>
          <w:szCs w:val="48"/>
        </w:rPr>
        <w:t>-</w:t>
      </w:r>
      <w:r w:rsidRPr="00844EB1">
        <w:rPr>
          <w:color w:val="FF0000"/>
          <w:sz w:val="48"/>
          <w:szCs w:val="48"/>
        </w:rPr>
        <w:t>MOS</w:t>
      </w:r>
    </w:p>
    <w:p w14:paraId="39BB3EE1" w14:textId="187AE6B2" w:rsidR="00844EB1" w:rsidRPr="00844EB1" w:rsidRDefault="006F2766" w:rsidP="00893587">
      <w:pPr>
        <w:spacing w:line="360" w:lineRule="auto"/>
        <w:rPr>
          <w:color w:val="FF0000"/>
          <w:sz w:val="36"/>
          <w:szCs w:val="36"/>
        </w:rPr>
      </w:pPr>
      <w:r>
        <w:rPr>
          <w:color w:val="FF0000"/>
          <w:sz w:val="36"/>
          <w:szCs w:val="36"/>
        </w:rPr>
        <w:t>I</w:t>
      </w:r>
      <w:r w:rsidR="00A71A43">
        <w:rPr>
          <w:color w:val="FF0000"/>
          <w:sz w:val="36"/>
          <w:szCs w:val="36"/>
          <w:vertAlign w:val="subscript"/>
        </w:rPr>
        <w:t>d</w:t>
      </w:r>
      <w:r>
        <w:rPr>
          <w:color w:val="FF0000"/>
          <w:sz w:val="36"/>
          <w:szCs w:val="36"/>
        </w:rPr>
        <w:t xml:space="preserve"> Vs </w:t>
      </w:r>
      <w:proofErr w:type="spellStart"/>
      <w:proofErr w:type="gramStart"/>
      <w:r>
        <w:rPr>
          <w:color w:val="FF0000"/>
          <w:sz w:val="36"/>
          <w:szCs w:val="36"/>
        </w:rPr>
        <w:t>V</w:t>
      </w:r>
      <w:r w:rsidR="00A71A43">
        <w:rPr>
          <w:color w:val="FF0000"/>
          <w:sz w:val="36"/>
          <w:szCs w:val="36"/>
          <w:vertAlign w:val="subscript"/>
        </w:rPr>
        <w:t>gs</w:t>
      </w:r>
      <w:proofErr w:type="spellEnd"/>
      <w:r>
        <w:rPr>
          <w:color w:val="FF0000"/>
          <w:sz w:val="36"/>
          <w:szCs w:val="36"/>
        </w:rPr>
        <w:t>:-</w:t>
      </w:r>
      <w:proofErr w:type="gramEnd"/>
    </w:p>
    <w:p w14:paraId="46339C54" w14:textId="4D28E9F0" w:rsidR="00474857" w:rsidRDefault="00F07D9F" w:rsidP="00893587">
      <w:pPr>
        <w:spacing w:line="360" w:lineRule="auto"/>
      </w:pPr>
      <w:r>
        <w:rPr>
          <w:noProof/>
          <w:lang w:val="en-US"/>
        </w:rPr>
        <w:lastRenderedPageBreak/>
        <w:drawing>
          <wp:inline distT="0" distB="0" distL="0" distR="0" wp14:anchorId="35A37DD2" wp14:editId="4CFBF9CA">
            <wp:extent cx="5745480" cy="3057525"/>
            <wp:effectExtent l="0" t="0" r="762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5480" cy="3057525"/>
                    </a:xfrm>
                    <a:prstGeom prst="rect">
                      <a:avLst/>
                    </a:prstGeom>
                  </pic:spPr>
                </pic:pic>
              </a:graphicData>
            </a:graphic>
          </wp:inline>
        </w:drawing>
      </w:r>
    </w:p>
    <w:p w14:paraId="0780446A" w14:textId="5671081D" w:rsidR="002270FE" w:rsidRPr="00CA7FC0" w:rsidRDefault="002270FE" w:rsidP="002270FE">
      <w:pPr>
        <w:ind w:hanging="709"/>
        <w:rPr>
          <w:ins w:id="744" w:author="Biswajeet Sahoo" w:date="2019-06-27T10:55:00Z"/>
          <w:sz w:val="24"/>
          <w:szCs w:val="24"/>
        </w:rPr>
      </w:pPr>
      <w:r>
        <w:rPr>
          <w:noProof/>
        </w:rPr>
        <w:t xml:space="preserve"> </w:t>
      </w:r>
      <w:r w:rsidRPr="00CA7FC0">
        <w:rPr>
          <w:sz w:val="24"/>
          <w:szCs w:val="24"/>
        </w:rPr>
        <w:t xml:space="preserve">Fig </w:t>
      </w:r>
      <w:proofErr w:type="gramStart"/>
      <w:r w:rsidRPr="00CA7FC0">
        <w:rPr>
          <w:sz w:val="24"/>
          <w:szCs w:val="24"/>
        </w:rPr>
        <w:t>4</w:t>
      </w:r>
      <w:r>
        <w:rPr>
          <w:sz w:val="24"/>
          <w:szCs w:val="24"/>
        </w:rPr>
        <w:t>.2</w:t>
      </w:r>
      <w:r w:rsidRPr="00CA7FC0">
        <w:rPr>
          <w:sz w:val="24"/>
          <w:szCs w:val="24"/>
        </w:rPr>
        <w:t xml:space="preserve"> :</w:t>
      </w:r>
      <w:proofErr w:type="gramEnd"/>
      <w:r w:rsidRPr="00CA7FC0">
        <w:rPr>
          <w:sz w:val="24"/>
          <w:szCs w:val="24"/>
        </w:rPr>
        <w:t xml:space="preserve"> This shows the graph of </w:t>
      </w:r>
      <w:r>
        <w:rPr>
          <w:sz w:val="24"/>
          <w:szCs w:val="24"/>
        </w:rPr>
        <w:t xml:space="preserve"> I</w:t>
      </w:r>
      <w:r>
        <w:rPr>
          <w:sz w:val="24"/>
          <w:szCs w:val="24"/>
          <w:vertAlign w:val="subscript"/>
        </w:rPr>
        <w:t xml:space="preserve">ds </w:t>
      </w:r>
      <w:r>
        <w:rPr>
          <w:sz w:val="24"/>
          <w:szCs w:val="24"/>
        </w:rPr>
        <w:t>Vs V</w:t>
      </w:r>
      <w:r>
        <w:rPr>
          <w:sz w:val="24"/>
          <w:szCs w:val="24"/>
          <w:vertAlign w:val="subscript"/>
        </w:rPr>
        <w:t>GS</w:t>
      </w:r>
      <w:r w:rsidRPr="00CA7FC0">
        <w:rPr>
          <w:sz w:val="24"/>
          <w:szCs w:val="24"/>
        </w:rPr>
        <w:t xml:space="preserve"> </w:t>
      </w:r>
      <w:r w:rsidRPr="00CA7FC0">
        <w:rPr>
          <w:sz w:val="24"/>
          <w:szCs w:val="24"/>
          <w:vertAlign w:val="subscript"/>
        </w:rPr>
        <w:t xml:space="preserve"> </w:t>
      </w:r>
      <w:r w:rsidRPr="00CA7FC0">
        <w:rPr>
          <w:sz w:val="24"/>
          <w:szCs w:val="24"/>
        </w:rPr>
        <w:t xml:space="preserve">in </w:t>
      </w:r>
      <w:proofErr w:type="spellStart"/>
      <w:r w:rsidRPr="00CA7FC0">
        <w:rPr>
          <w:sz w:val="24"/>
          <w:szCs w:val="24"/>
        </w:rPr>
        <w:t>nMOS</w:t>
      </w:r>
      <w:proofErr w:type="spellEnd"/>
    </w:p>
    <w:p w14:paraId="7B393902" w14:textId="4A6E60B1" w:rsidR="006F2766" w:rsidRDefault="006F2766" w:rsidP="00893587">
      <w:pPr>
        <w:spacing w:line="360" w:lineRule="auto"/>
        <w:rPr>
          <w:noProof/>
        </w:rPr>
      </w:pPr>
    </w:p>
    <w:p w14:paraId="6AEEA035" w14:textId="542AC9BE" w:rsidR="006F2766" w:rsidRPr="006F2766" w:rsidRDefault="006F2766" w:rsidP="00893587">
      <w:pPr>
        <w:spacing w:line="360" w:lineRule="auto"/>
        <w:rPr>
          <w:noProof/>
          <w:color w:val="FF0000"/>
          <w:sz w:val="36"/>
          <w:szCs w:val="36"/>
        </w:rPr>
      </w:pPr>
      <w:r>
        <w:rPr>
          <w:noProof/>
          <w:color w:val="FF0000"/>
          <w:sz w:val="36"/>
          <w:szCs w:val="36"/>
        </w:rPr>
        <w:t>I</w:t>
      </w:r>
      <w:r w:rsidR="00A71A43">
        <w:rPr>
          <w:noProof/>
          <w:color w:val="FF0000"/>
          <w:sz w:val="36"/>
          <w:szCs w:val="36"/>
          <w:vertAlign w:val="subscript"/>
        </w:rPr>
        <w:t>d</w:t>
      </w:r>
      <w:r>
        <w:rPr>
          <w:noProof/>
          <w:color w:val="FF0000"/>
          <w:sz w:val="36"/>
          <w:szCs w:val="36"/>
        </w:rPr>
        <w:t xml:space="preserve"> Vs V</w:t>
      </w:r>
      <w:r w:rsidR="00A71A43">
        <w:rPr>
          <w:noProof/>
          <w:color w:val="FF0000"/>
          <w:sz w:val="36"/>
          <w:szCs w:val="36"/>
          <w:vertAlign w:val="subscript"/>
        </w:rPr>
        <w:t>ds</w:t>
      </w:r>
      <w:r>
        <w:rPr>
          <w:noProof/>
          <w:color w:val="FF0000"/>
          <w:sz w:val="36"/>
          <w:szCs w:val="36"/>
        </w:rPr>
        <w:t>:-</w:t>
      </w:r>
    </w:p>
    <w:p w14:paraId="6D341AB5" w14:textId="2A5D3B3A" w:rsidR="00474857" w:rsidRDefault="00474857" w:rsidP="00893587">
      <w:pPr>
        <w:spacing w:line="360" w:lineRule="auto"/>
      </w:pPr>
      <w:r>
        <w:rPr>
          <w:noProof/>
          <w:lang w:val="en-US"/>
        </w:rPr>
        <w:drawing>
          <wp:inline distT="0" distB="0" distL="0" distR="0" wp14:anchorId="4099D3C0" wp14:editId="2DF62CDF">
            <wp:extent cx="5745480" cy="3053715"/>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5480" cy="3053715"/>
                    </a:xfrm>
                    <a:prstGeom prst="rect">
                      <a:avLst/>
                    </a:prstGeom>
                  </pic:spPr>
                </pic:pic>
              </a:graphicData>
            </a:graphic>
          </wp:inline>
        </w:drawing>
      </w:r>
    </w:p>
    <w:p w14:paraId="3C2DEBC6" w14:textId="47CF4347" w:rsidR="002270FE" w:rsidRPr="00CA7FC0" w:rsidRDefault="002270FE" w:rsidP="002270FE">
      <w:pPr>
        <w:ind w:hanging="709"/>
        <w:rPr>
          <w:ins w:id="745" w:author="Biswajeet Sahoo" w:date="2019-06-27T10:55:00Z"/>
          <w:sz w:val="24"/>
          <w:szCs w:val="24"/>
        </w:rPr>
      </w:pPr>
      <w:r w:rsidRPr="00CA7FC0">
        <w:rPr>
          <w:sz w:val="24"/>
          <w:szCs w:val="24"/>
        </w:rPr>
        <w:t xml:space="preserve">Fig </w:t>
      </w:r>
      <w:proofErr w:type="gramStart"/>
      <w:r w:rsidRPr="00CA7FC0">
        <w:rPr>
          <w:sz w:val="24"/>
          <w:szCs w:val="24"/>
        </w:rPr>
        <w:t>4</w:t>
      </w:r>
      <w:r>
        <w:rPr>
          <w:sz w:val="24"/>
          <w:szCs w:val="24"/>
        </w:rPr>
        <w:t>.3</w:t>
      </w:r>
      <w:r w:rsidRPr="00CA7FC0">
        <w:rPr>
          <w:sz w:val="24"/>
          <w:szCs w:val="24"/>
        </w:rPr>
        <w:t xml:space="preserve"> :</w:t>
      </w:r>
      <w:proofErr w:type="gramEnd"/>
      <w:r w:rsidRPr="00CA7FC0">
        <w:rPr>
          <w:sz w:val="24"/>
          <w:szCs w:val="24"/>
        </w:rPr>
        <w:t xml:space="preserve"> This shows the graph of </w:t>
      </w:r>
      <w:r>
        <w:rPr>
          <w:sz w:val="24"/>
          <w:szCs w:val="24"/>
        </w:rPr>
        <w:t xml:space="preserve"> I</w:t>
      </w:r>
      <w:r>
        <w:rPr>
          <w:sz w:val="24"/>
          <w:szCs w:val="24"/>
          <w:vertAlign w:val="subscript"/>
        </w:rPr>
        <w:t xml:space="preserve">ds </w:t>
      </w:r>
      <w:r>
        <w:rPr>
          <w:sz w:val="24"/>
          <w:szCs w:val="24"/>
        </w:rPr>
        <w:t>Vs V</w:t>
      </w:r>
      <w:r>
        <w:rPr>
          <w:sz w:val="24"/>
          <w:szCs w:val="24"/>
          <w:vertAlign w:val="subscript"/>
        </w:rPr>
        <w:t>DS</w:t>
      </w:r>
      <w:r w:rsidRPr="00CA7FC0">
        <w:rPr>
          <w:sz w:val="24"/>
          <w:szCs w:val="24"/>
        </w:rPr>
        <w:t xml:space="preserve"> </w:t>
      </w:r>
      <w:r w:rsidRPr="00CA7FC0">
        <w:rPr>
          <w:sz w:val="24"/>
          <w:szCs w:val="24"/>
          <w:vertAlign w:val="subscript"/>
        </w:rPr>
        <w:t xml:space="preserve"> </w:t>
      </w:r>
      <w:r w:rsidRPr="00CA7FC0">
        <w:rPr>
          <w:sz w:val="24"/>
          <w:szCs w:val="24"/>
        </w:rPr>
        <w:t xml:space="preserve">in </w:t>
      </w:r>
      <w:proofErr w:type="spellStart"/>
      <w:r>
        <w:rPr>
          <w:sz w:val="24"/>
          <w:szCs w:val="24"/>
        </w:rPr>
        <w:t>n</w:t>
      </w:r>
      <w:r w:rsidRPr="00CA7FC0">
        <w:rPr>
          <w:sz w:val="24"/>
          <w:szCs w:val="24"/>
        </w:rPr>
        <w:t>MOS</w:t>
      </w:r>
      <w:proofErr w:type="spellEnd"/>
    </w:p>
    <w:p w14:paraId="55B5D80A" w14:textId="77777777" w:rsidR="002270FE" w:rsidRDefault="002270FE" w:rsidP="00893587">
      <w:pPr>
        <w:spacing w:line="360" w:lineRule="auto"/>
      </w:pPr>
    </w:p>
    <w:p w14:paraId="5CF4F2CC" w14:textId="3C136F0D" w:rsidR="006F2766" w:rsidRDefault="006F2766" w:rsidP="00893587">
      <w:pPr>
        <w:spacing w:line="360" w:lineRule="auto"/>
      </w:pPr>
    </w:p>
    <w:p w14:paraId="509811A0" w14:textId="74E90109" w:rsidR="006F2766" w:rsidRDefault="006F2766" w:rsidP="00893587">
      <w:pPr>
        <w:spacing w:line="360" w:lineRule="auto"/>
      </w:pPr>
    </w:p>
    <w:p w14:paraId="29D9B546" w14:textId="200C13C6" w:rsidR="006F2766" w:rsidRDefault="006F2766" w:rsidP="00893587">
      <w:pPr>
        <w:spacing w:line="360" w:lineRule="auto"/>
      </w:pPr>
    </w:p>
    <w:p w14:paraId="0A5F6880" w14:textId="0BD8F4BB" w:rsidR="006F2766" w:rsidRDefault="006F2766" w:rsidP="00893587">
      <w:pPr>
        <w:spacing w:line="360" w:lineRule="auto"/>
        <w:rPr>
          <w:color w:val="FF0000"/>
          <w:sz w:val="48"/>
          <w:szCs w:val="48"/>
        </w:rPr>
      </w:pPr>
      <w:r>
        <w:rPr>
          <w:color w:val="FF0000"/>
          <w:sz w:val="48"/>
          <w:szCs w:val="48"/>
        </w:rPr>
        <w:t>p</w:t>
      </w:r>
      <w:r w:rsidR="00457802">
        <w:rPr>
          <w:color w:val="FF0000"/>
          <w:sz w:val="48"/>
          <w:szCs w:val="48"/>
        </w:rPr>
        <w:t>-</w:t>
      </w:r>
      <w:proofErr w:type="gramStart"/>
      <w:r>
        <w:rPr>
          <w:color w:val="FF0000"/>
          <w:sz w:val="48"/>
          <w:szCs w:val="48"/>
        </w:rPr>
        <w:t>MOS:-</w:t>
      </w:r>
      <w:proofErr w:type="gramEnd"/>
    </w:p>
    <w:p w14:paraId="4AEB124E" w14:textId="7225E0B1" w:rsidR="006F2766" w:rsidRPr="006F2766" w:rsidRDefault="00A71A43" w:rsidP="00893587">
      <w:pPr>
        <w:spacing w:line="360" w:lineRule="auto"/>
        <w:rPr>
          <w:color w:val="FF0000"/>
          <w:sz w:val="36"/>
          <w:szCs w:val="36"/>
        </w:rPr>
      </w:pPr>
      <w:r>
        <w:rPr>
          <w:noProof/>
          <w:color w:val="FF0000"/>
          <w:sz w:val="36"/>
          <w:szCs w:val="36"/>
        </w:rPr>
        <w:t>I</w:t>
      </w:r>
      <w:r>
        <w:rPr>
          <w:noProof/>
          <w:color w:val="FF0000"/>
          <w:sz w:val="36"/>
          <w:szCs w:val="36"/>
          <w:vertAlign w:val="subscript"/>
        </w:rPr>
        <w:t>d</w:t>
      </w:r>
      <w:r>
        <w:rPr>
          <w:noProof/>
          <w:color w:val="FF0000"/>
          <w:sz w:val="36"/>
          <w:szCs w:val="36"/>
        </w:rPr>
        <w:t xml:space="preserve"> Vs </w:t>
      </w:r>
      <w:proofErr w:type="gramStart"/>
      <w:r>
        <w:rPr>
          <w:noProof/>
          <w:color w:val="FF0000"/>
          <w:sz w:val="36"/>
          <w:szCs w:val="36"/>
        </w:rPr>
        <w:t>V</w:t>
      </w:r>
      <w:r>
        <w:rPr>
          <w:noProof/>
          <w:color w:val="FF0000"/>
          <w:sz w:val="36"/>
          <w:szCs w:val="36"/>
          <w:vertAlign w:val="subscript"/>
        </w:rPr>
        <w:t>gs</w:t>
      </w:r>
      <w:r w:rsidR="006F2766">
        <w:rPr>
          <w:color w:val="FF0000"/>
          <w:sz w:val="36"/>
          <w:szCs w:val="36"/>
        </w:rPr>
        <w:t>:-</w:t>
      </w:r>
      <w:proofErr w:type="gramEnd"/>
    </w:p>
    <w:p w14:paraId="7D71EF8F" w14:textId="4423DCC0" w:rsidR="00474857" w:rsidRDefault="00FA3CE0" w:rsidP="00893587">
      <w:pPr>
        <w:spacing w:line="360" w:lineRule="auto"/>
      </w:pPr>
      <w:r>
        <w:rPr>
          <w:noProof/>
          <w:lang w:val="en-US"/>
        </w:rPr>
        <w:drawing>
          <wp:inline distT="0" distB="0" distL="0" distR="0" wp14:anchorId="308F8A65" wp14:editId="11EBB05B">
            <wp:extent cx="5745480" cy="3053715"/>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5480" cy="3053715"/>
                    </a:xfrm>
                    <a:prstGeom prst="rect">
                      <a:avLst/>
                    </a:prstGeom>
                  </pic:spPr>
                </pic:pic>
              </a:graphicData>
            </a:graphic>
          </wp:inline>
        </w:drawing>
      </w:r>
    </w:p>
    <w:p w14:paraId="42BB052F" w14:textId="494AD188" w:rsidR="00096245" w:rsidRPr="00CA7FC0" w:rsidRDefault="00096245" w:rsidP="00096245">
      <w:pPr>
        <w:ind w:hanging="709"/>
        <w:rPr>
          <w:ins w:id="746" w:author="Biswajeet Sahoo" w:date="2019-06-27T10:55:00Z"/>
          <w:sz w:val="24"/>
          <w:szCs w:val="24"/>
        </w:rPr>
      </w:pPr>
      <w:r w:rsidRPr="00CA7FC0">
        <w:rPr>
          <w:sz w:val="24"/>
          <w:szCs w:val="24"/>
        </w:rPr>
        <w:t xml:space="preserve">Fig </w:t>
      </w:r>
      <w:proofErr w:type="gramStart"/>
      <w:r w:rsidRPr="00CA7FC0">
        <w:rPr>
          <w:sz w:val="24"/>
          <w:szCs w:val="24"/>
        </w:rPr>
        <w:t>4</w:t>
      </w:r>
      <w:r>
        <w:rPr>
          <w:sz w:val="24"/>
          <w:szCs w:val="24"/>
        </w:rPr>
        <w:t>.</w:t>
      </w:r>
      <w:r w:rsidR="00B039B7">
        <w:rPr>
          <w:sz w:val="24"/>
          <w:szCs w:val="24"/>
        </w:rPr>
        <w:t>4</w:t>
      </w:r>
      <w:r w:rsidRPr="00CA7FC0">
        <w:rPr>
          <w:sz w:val="24"/>
          <w:szCs w:val="24"/>
        </w:rPr>
        <w:t xml:space="preserve"> :</w:t>
      </w:r>
      <w:proofErr w:type="gramEnd"/>
      <w:r w:rsidRPr="00CA7FC0">
        <w:rPr>
          <w:sz w:val="24"/>
          <w:szCs w:val="24"/>
        </w:rPr>
        <w:t xml:space="preserve"> This shows the graph of </w:t>
      </w:r>
      <w:r>
        <w:rPr>
          <w:sz w:val="24"/>
          <w:szCs w:val="24"/>
        </w:rPr>
        <w:t xml:space="preserve"> I</w:t>
      </w:r>
      <w:r>
        <w:rPr>
          <w:sz w:val="24"/>
          <w:szCs w:val="24"/>
          <w:vertAlign w:val="subscript"/>
        </w:rPr>
        <w:t xml:space="preserve">ds </w:t>
      </w:r>
      <w:r>
        <w:rPr>
          <w:sz w:val="24"/>
          <w:szCs w:val="24"/>
        </w:rPr>
        <w:t>Vs V</w:t>
      </w:r>
      <w:r>
        <w:rPr>
          <w:sz w:val="24"/>
          <w:szCs w:val="24"/>
          <w:vertAlign w:val="subscript"/>
        </w:rPr>
        <w:t>GS</w:t>
      </w:r>
      <w:r w:rsidRPr="00CA7FC0">
        <w:rPr>
          <w:sz w:val="24"/>
          <w:szCs w:val="24"/>
        </w:rPr>
        <w:t xml:space="preserve"> </w:t>
      </w:r>
      <w:r w:rsidRPr="00CA7FC0">
        <w:rPr>
          <w:sz w:val="24"/>
          <w:szCs w:val="24"/>
          <w:vertAlign w:val="subscript"/>
        </w:rPr>
        <w:t xml:space="preserve"> </w:t>
      </w:r>
      <w:r w:rsidRPr="00CA7FC0">
        <w:rPr>
          <w:sz w:val="24"/>
          <w:szCs w:val="24"/>
        </w:rPr>
        <w:t xml:space="preserve">in </w:t>
      </w:r>
      <w:proofErr w:type="spellStart"/>
      <w:r>
        <w:rPr>
          <w:sz w:val="24"/>
          <w:szCs w:val="24"/>
        </w:rPr>
        <w:t>p</w:t>
      </w:r>
      <w:r w:rsidRPr="00CA7FC0">
        <w:rPr>
          <w:sz w:val="24"/>
          <w:szCs w:val="24"/>
        </w:rPr>
        <w:t>MOS</w:t>
      </w:r>
      <w:proofErr w:type="spellEnd"/>
    </w:p>
    <w:p w14:paraId="2ED88034" w14:textId="77777777" w:rsidR="00096245" w:rsidRDefault="00096245" w:rsidP="00893587">
      <w:pPr>
        <w:spacing w:line="360" w:lineRule="auto"/>
      </w:pPr>
    </w:p>
    <w:p w14:paraId="251862FE" w14:textId="0B3AC319" w:rsidR="006F2766" w:rsidRPr="006F2766" w:rsidRDefault="00A71A43" w:rsidP="00893587">
      <w:pPr>
        <w:spacing w:line="360" w:lineRule="auto"/>
        <w:rPr>
          <w:color w:val="FF0000"/>
          <w:sz w:val="36"/>
          <w:szCs w:val="36"/>
        </w:rPr>
      </w:pPr>
      <w:r>
        <w:rPr>
          <w:noProof/>
          <w:color w:val="FF0000"/>
          <w:sz w:val="36"/>
          <w:szCs w:val="36"/>
        </w:rPr>
        <w:t>I</w:t>
      </w:r>
      <w:r>
        <w:rPr>
          <w:noProof/>
          <w:color w:val="FF0000"/>
          <w:sz w:val="36"/>
          <w:szCs w:val="36"/>
          <w:vertAlign w:val="subscript"/>
        </w:rPr>
        <w:t>d</w:t>
      </w:r>
      <w:r>
        <w:rPr>
          <w:noProof/>
          <w:color w:val="FF0000"/>
          <w:sz w:val="36"/>
          <w:szCs w:val="36"/>
        </w:rPr>
        <w:t xml:space="preserve"> Vs </w:t>
      </w:r>
      <w:proofErr w:type="gramStart"/>
      <w:r>
        <w:rPr>
          <w:noProof/>
          <w:color w:val="FF0000"/>
          <w:sz w:val="36"/>
          <w:szCs w:val="36"/>
        </w:rPr>
        <w:t>V</w:t>
      </w:r>
      <w:r>
        <w:rPr>
          <w:noProof/>
          <w:color w:val="FF0000"/>
          <w:sz w:val="36"/>
          <w:szCs w:val="36"/>
          <w:vertAlign w:val="subscript"/>
        </w:rPr>
        <w:t>ds</w:t>
      </w:r>
      <w:r w:rsidR="006F2766">
        <w:rPr>
          <w:color w:val="FF0000"/>
          <w:sz w:val="36"/>
          <w:szCs w:val="36"/>
        </w:rPr>
        <w:t>:-</w:t>
      </w:r>
      <w:proofErr w:type="gramEnd"/>
    </w:p>
    <w:p w14:paraId="42F1BF39" w14:textId="7DEFD11C" w:rsidR="00FA3CE0" w:rsidRDefault="00225B87" w:rsidP="00893587">
      <w:pPr>
        <w:spacing w:line="360" w:lineRule="auto"/>
      </w:pPr>
      <w:r>
        <w:rPr>
          <w:noProof/>
          <w:lang w:val="en-US"/>
        </w:rPr>
        <w:lastRenderedPageBreak/>
        <w:drawing>
          <wp:inline distT="0" distB="0" distL="0" distR="0" wp14:anchorId="2076E46F" wp14:editId="4AF1A240">
            <wp:extent cx="5745480" cy="3053715"/>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5480" cy="3053715"/>
                    </a:xfrm>
                    <a:prstGeom prst="rect">
                      <a:avLst/>
                    </a:prstGeom>
                  </pic:spPr>
                </pic:pic>
              </a:graphicData>
            </a:graphic>
          </wp:inline>
        </w:drawing>
      </w:r>
    </w:p>
    <w:p w14:paraId="69FA9FB7" w14:textId="1C4ECA67" w:rsidR="00063978" w:rsidRPr="002828C0" w:rsidRDefault="002828C0" w:rsidP="002828C0">
      <w:pPr>
        <w:ind w:hanging="709"/>
        <w:rPr>
          <w:sz w:val="24"/>
          <w:szCs w:val="24"/>
        </w:rPr>
      </w:pPr>
      <w:r w:rsidRPr="00CA7FC0">
        <w:rPr>
          <w:sz w:val="24"/>
          <w:szCs w:val="24"/>
        </w:rPr>
        <w:t xml:space="preserve">Fig </w:t>
      </w:r>
      <w:proofErr w:type="gramStart"/>
      <w:r w:rsidRPr="00CA7FC0">
        <w:rPr>
          <w:sz w:val="24"/>
          <w:szCs w:val="24"/>
        </w:rPr>
        <w:t>4</w:t>
      </w:r>
      <w:r>
        <w:rPr>
          <w:sz w:val="24"/>
          <w:szCs w:val="24"/>
        </w:rPr>
        <w:t>.</w:t>
      </w:r>
      <w:r w:rsidR="00CC7835">
        <w:rPr>
          <w:sz w:val="24"/>
          <w:szCs w:val="24"/>
        </w:rPr>
        <w:t>5</w:t>
      </w:r>
      <w:r w:rsidRPr="00CA7FC0">
        <w:rPr>
          <w:sz w:val="24"/>
          <w:szCs w:val="24"/>
        </w:rPr>
        <w:t xml:space="preserve"> :</w:t>
      </w:r>
      <w:proofErr w:type="gramEnd"/>
      <w:r w:rsidRPr="00CA7FC0">
        <w:rPr>
          <w:sz w:val="24"/>
          <w:szCs w:val="24"/>
        </w:rPr>
        <w:t xml:space="preserve"> This shows the graph of </w:t>
      </w:r>
      <w:r>
        <w:rPr>
          <w:sz w:val="24"/>
          <w:szCs w:val="24"/>
        </w:rPr>
        <w:t xml:space="preserve"> I</w:t>
      </w:r>
      <w:r>
        <w:rPr>
          <w:sz w:val="24"/>
          <w:szCs w:val="24"/>
          <w:vertAlign w:val="subscript"/>
        </w:rPr>
        <w:t xml:space="preserve">ds </w:t>
      </w:r>
      <w:r>
        <w:rPr>
          <w:sz w:val="24"/>
          <w:szCs w:val="24"/>
        </w:rPr>
        <w:t>Vs V</w:t>
      </w:r>
      <w:r>
        <w:rPr>
          <w:sz w:val="24"/>
          <w:szCs w:val="24"/>
          <w:vertAlign w:val="subscript"/>
        </w:rPr>
        <w:t>DS</w:t>
      </w:r>
      <w:r w:rsidRPr="00CA7FC0">
        <w:rPr>
          <w:sz w:val="24"/>
          <w:szCs w:val="24"/>
        </w:rPr>
        <w:t xml:space="preserve"> </w:t>
      </w:r>
      <w:r w:rsidRPr="00CA7FC0">
        <w:rPr>
          <w:sz w:val="24"/>
          <w:szCs w:val="24"/>
          <w:vertAlign w:val="subscript"/>
        </w:rPr>
        <w:t xml:space="preserve"> </w:t>
      </w:r>
      <w:r w:rsidRPr="00CA7FC0">
        <w:rPr>
          <w:sz w:val="24"/>
          <w:szCs w:val="24"/>
        </w:rPr>
        <w:t xml:space="preserve">in </w:t>
      </w:r>
      <w:proofErr w:type="spellStart"/>
      <w:r>
        <w:rPr>
          <w:sz w:val="24"/>
          <w:szCs w:val="24"/>
        </w:rPr>
        <w:t>p</w:t>
      </w:r>
      <w:r w:rsidRPr="00CA7FC0">
        <w:rPr>
          <w:sz w:val="24"/>
          <w:szCs w:val="24"/>
        </w:rPr>
        <w:t>MOS</w:t>
      </w:r>
      <w:proofErr w:type="spellEnd"/>
    </w:p>
    <w:p w14:paraId="2222B9B9" w14:textId="7193E4B2" w:rsidR="00893587" w:rsidRDefault="006F2766" w:rsidP="00457802">
      <w:pPr>
        <w:spacing w:line="360" w:lineRule="auto"/>
        <w:jc w:val="both"/>
      </w:pPr>
      <w:r>
        <w:t xml:space="preserve">I have </w:t>
      </w:r>
      <w:r w:rsidR="00457802">
        <w:t xml:space="preserve">also </w:t>
      </w:r>
      <w:r w:rsidR="00346DD6">
        <w:t>verified the graph of I</w:t>
      </w:r>
      <w:r w:rsidR="00A71A43">
        <w:rPr>
          <w:vertAlign w:val="subscript"/>
        </w:rPr>
        <w:t>d</w:t>
      </w:r>
      <w:r w:rsidR="00346DD6">
        <w:t xml:space="preserve"> Vs </w:t>
      </w:r>
      <w:proofErr w:type="spellStart"/>
      <w:r w:rsidR="00346DD6">
        <w:t>V</w:t>
      </w:r>
      <w:r w:rsidR="00A71A43">
        <w:rPr>
          <w:vertAlign w:val="subscript"/>
        </w:rPr>
        <w:t>gs</w:t>
      </w:r>
      <w:proofErr w:type="spellEnd"/>
      <w:r w:rsidR="006428F0">
        <w:t xml:space="preserve"> of n</w:t>
      </w:r>
      <w:r w:rsidR="00457802">
        <w:t>-</w:t>
      </w:r>
      <w:r w:rsidR="006428F0">
        <w:t>MOS</w:t>
      </w:r>
      <w:r w:rsidR="00346DD6">
        <w:t xml:space="preserve"> with a IEEE journal paper </w:t>
      </w:r>
      <w:r w:rsidR="00171FC8">
        <w:fldChar w:fldCharType="begin" w:fldLock="1"/>
      </w:r>
      <w:r w:rsidR="00171FC8">
        <w:instrText>ADDIN CSL_CITATION {"citationItems":[{"id":"ITEM-1","itemData":{"DOI":"10.1109/LED.2003.822661","ISSN":"0741-3106","author":[{"dropping-particle":"","family":"Taur","given":"Y.","non-dropping-particle":"","parse-names":false,"suffix":""},{"dropping-particle":"","family":"Liang","given":"X.","non-dropping-particle":"","parse-names":false,"suffix":""},{"dropping-particle":"","family":"Wang","given":"W.","non-dropping-particle":"","parse-names":false,"suffix":""},{"dropping-particle":"","family":"Lu","given":"H.","non-dropping-particle":"","parse-names":false,"suffix":""}],"container-title":"IEEE Electron Device Letters","id":"ITEM-1","issue":"2","issued":{"date-parts":[["2004","2"]]},"page":"107-109","title":"A Continuous, Analytic Drain-Current Model for DG MOSFETs","type":"article-journal","volume":"25"},"uris":["http://www.mendeley.com/documents/?uuid=ef90cf3a-2f20-31f8-b0dd-1f8186f9c6d0"]}],"mendeley":{"formattedCitation":"(Taur, Liang, Wang, &amp; Lu, 2004)","plainTextFormattedCitation":"(Taur, Liang, Wang, &amp; Lu, 2004)","previouslyFormattedCitation":"(Taur, Liang, Wang, &amp; Lu, 2004)"},"properties":{"noteIndex":0},"schema":"https://github.com/citation-style-language/schema/raw/master/csl-citation.json"}</w:instrText>
      </w:r>
      <w:r w:rsidR="00171FC8">
        <w:fldChar w:fldCharType="separate"/>
      </w:r>
      <w:r w:rsidR="00171FC8" w:rsidRPr="00171FC8">
        <w:rPr>
          <w:noProof/>
        </w:rPr>
        <w:t>(Taur, Liang, Wang, &amp; Lu, 2004)</w:t>
      </w:r>
      <w:r w:rsidR="00171FC8">
        <w:fldChar w:fldCharType="end"/>
      </w:r>
      <w:r w:rsidR="00171FC8">
        <w:t xml:space="preserve"> and </w:t>
      </w:r>
      <w:r w:rsidR="006428F0">
        <w:t xml:space="preserve">results almost matched. </w:t>
      </w:r>
    </w:p>
    <w:p w14:paraId="6699333F" w14:textId="63DD03E1" w:rsidR="006428F0" w:rsidRDefault="00171FC8" w:rsidP="00893587">
      <w:pPr>
        <w:spacing w:line="360" w:lineRule="auto"/>
      </w:pPr>
      <w:r>
        <w:rPr>
          <w:noProof/>
          <w:lang w:val="en-US"/>
        </w:rPr>
        <w:drawing>
          <wp:inline distT="0" distB="0" distL="0" distR="0" wp14:anchorId="743CC213" wp14:editId="29B62FAD">
            <wp:extent cx="5745480" cy="3244215"/>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5480" cy="3244215"/>
                    </a:xfrm>
                    <a:prstGeom prst="rect">
                      <a:avLst/>
                    </a:prstGeom>
                    <a:noFill/>
                    <a:ln>
                      <a:noFill/>
                    </a:ln>
                  </pic:spPr>
                </pic:pic>
              </a:graphicData>
            </a:graphic>
          </wp:inline>
        </w:drawing>
      </w:r>
    </w:p>
    <w:p w14:paraId="3A5CAD5F" w14:textId="7C5F754A" w:rsidR="00B039B7" w:rsidRPr="00CA7FC0" w:rsidRDefault="00B039B7" w:rsidP="00B039B7">
      <w:pPr>
        <w:ind w:hanging="709"/>
        <w:rPr>
          <w:ins w:id="747" w:author="Biswajeet Sahoo" w:date="2019-06-27T10:55:00Z"/>
          <w:sz w:val="24"/>
          <w:szCs w:val="24"/>
        </w:rPr>
      </w:pPr>
      <w:r w:rsidRPr="00CA7FC0">
        <w:rPr>
          <w:sz w:val="24"/>
          <w:szCs w:val="24"/>
        </w:rPr>
        <w:t xml:space="preserve">Fig </w:t>
      </w:r>
      <w:proofErr w:type="gramStart"/>
      <w:r w:rsidRPr="00CA7FC0">
        <w:rPr>
          <w:sz w:val="24"/>
          <w:szCs w:val="24"/>
        </w:rPr>
        <w:t>4</w:t>
      </w:r>
      <w:r>
        <w:rPr>
          <w:sz w:val="24"/>
          <w:szCs w:val="24"/>
        </w:rPr>
        <w:t>.</w:t>
      </w:r>
      <w:r w:rsidR="0032348E">
        <w:rPr>
          <w:sz w:val="24"/>
          <w:szCs w:val="24"/>
        </w:rPr>
        <w:t>6</w:t>
      </w:r>
      <w:r w:rsidRPr="00CA7FC0">
        <w:rPr>
          <w:sz w:val="24"/>
          <w:szCs w:val="24"/>
        </w:rPr>
        <w:t xml:space="preserve"> :</w:t>
      </w:r>
      <w:proofErr w:type="gramEnd"/>
      <w:r w:rsidRPr="00CA7FC0">
        <w:rPr>
          <w:sz w:val="24"/>
          <w:szCs w:val="24"/>
        </w:rPr>
        <w:t xml:space="preserve"> This shows the</w:t>
      </w:r>
      <w:r w:rsidR="0032348E">
        <w:rPr>
          <w:sz w:val="24"/>
          <w:szCs w:val="24"/>
        </w:rPr>
        <w:t xml:space="preserve"> verification of</w:t>
      </w:r>
      <w:r w:rsidRPr="00CA7FC0">
        <w:rPr>
          <w:sz w:val="24"/>
          <w:szCs w:val="24"/>
        </w:rPr>
        <w:t xml:space="preserve"> graph of </w:t>
      </w:r>
      <w:r>
        <w:rPr>
          <w:sz w:val="24"/>
          <w:szCs w:val="24"/>
        </w:rPr>
        <w:t xml:space="preserve"> I</w:t>
      </w:r>
      <w:r>
        <w:rPr>
          <w:sz w:val="24"/>
          <w:szCs w:val="24"/>
          <w:vertAlign w:val="subscript"/>
        </w:rPr>
        <w:t xml:space="preserve">ds </w:t>
      </w:r>
      <w:r>
        <w:rPr>
          <w:sz w:val="24"/>
          <w:szCs w:val="24"/>
        </w:rPr>
        <w:t>Vs V</w:t>
      </w:r>
      <w:r>
        <w:rPr>
          <w:sz w:val="24"/>
          <w:szCs w:val="24"/>
          <w:vertAlign w:val="subscript"/>
        </w:rPr>
        <w:t>GS</w:t>
      </w:r>
      <w:r w:rsidRPr="00CA7FC0">
        <w:rPr>
          <w:sz w:val="24"/>
          <w:szCs w:val="24"/>
        </w:rPr>
        <w:t xml:space="preserve"> </w:t>
      </w:r>
      <w:r w:rsidRPr="00CA7FC0">
        <w:rPr>
          <w:sz w:val="24"/>
          <w:szCs w:val="24"/>
          <w:vertAlign w:val="subscript"/>
        </w:rPr>
        <w:t xml:space="preserve"> </w:t>
      </w:r>
      <w:r w:rsidRPr="00CA7FC0">
        <w:rPr>
          <w:sz w:val="24"/>
          <w:szCs w:val="24"/>
        </w:rPr>
        <w:t xml:space="preserve">in </w:t>
      </w:r>
      <w:proofErr w:type="spellStart"/>
      <w:r w:rsidRPr="00CA7FC0">
        <w:rPr>
          <w:sz w:val="24"/>
          <w:szCs w:val="24"/>
        </w:rPr>
        <w:t>nMOS</w:t>
      </w:r>
      <w:proofErr w:type="spellEnd"/>
    </w:p>
    <w:p w14:paraId="30EACA39" w14:textId="77777777" w:rsidR="00B039B7" w:rsidRDefault="00B039B7" w:rsidP="00893587">
      <w:pPr>
        <w:spacing w:line="360" w:lineRule="auto"/>
      </w:pPr>
    </w:p>
    <w:p w14:paraId="77CE96FF" w14:textId="14CB6977" w:rsidR="006428F0" w:rsidRDefault="006428F0" w:rsidP="00457802">
      <w:pPr>
        <w:spacing w:line="360" w:lineRule="auto"/>
        <w:jc w:val="both"/>
      </w:pPr>
      <w:r>
        <w:lastRenderedPageBreak/>
        <w:t>Similarly, I have also verified the graph of I</w:t>
      </w:r>
      <w:r w:rsidR="00A71A43">
        <w:rPr>
          <w:vertAlign w:val="subscript"/>
        </w:rPr>
        <w:t>d</w:t>
      </w:r>
      <w:r>
        <w:t xml:space="preserve"> Vs </w:t>
      </w:r>
      <w:proofErr w:type="spellStart"/>
      <w:r>
        <w:t>V</w:t>
      </w:r>
      <w:r w:rsidR="00A71A43">
        <w:rPr>
          <w:vertAlign w:val="subscript"/>
        </w:rPr>
        <w:t>ds</w:t>
      </w:r>
      <w:proofErr w:type="spellEnd"/>
      <w:r>
        <w:t xml:space="preserve"> of n</w:t>
      </w:r>
      <w:r w:rsidR="00457802">
        <w:t>-</w:t>
      </w:r>
      <w:r>
        <w:t xml:space="preserve">MOS with the same IEEE paper </w:t>
      </w:r>
      <w:r>
        <w:fldChar w:fldCharType="begin" w:fldLock="1"/>
      </w:r>
      <w:r>
        <w:instrText>ADDIN CSL_CITATION {"citationItems":[{"id":"ITEM-1","itemData":{"DOI":"10.1109/LED.2003.822661","ISSN":"0741-3106","author":[{"dropping-particle":"","family":"Taur","given":"Y.","non-dropping-particle":"","parse-names":false,"suffix":""},{"dropping-particle":"","family":"Liang","given":"X.","non-dropping-particle":"","parse-names":false,"suffix":""},{"dropping-particle":"","family":"Wang","given":"W.","non-dropping-particle":"","parse-names":false,"suffix":""},{"dropping-particle":"","family":"Lu","given":"H.","non-dropping-particle":"","parse-names":false,"suffix":""}],"container-title":"IEEE Electron Device Letters","id":"ITEM-1","issue":"2","issued":{"date-parts":[["2004","2"]]},"page":"107-109","title":"A Continuous, Analytic Drain-Current Model for DG MOSFETs","type":"article-journal","volume":"25"},"uris":["http://www.mendeley.com/documents/?uuid=ef90cf3a-2f20-31f8-b0dd-1f8186f9c6d0"]}],"mendeley":{"formattedCitation":"(Taur et al., 2004)","plainTextFormattedCitation":"(Taur et al., 2004)"},"properties":{"noteIndex":0},"schema":"https://github.com/citation-style-language/schema/raw/master/csl-citation.json"}</w:instrText>
      </w:r>
      <w:r>
        <w:fldChar w:fldCharType="separate"/>
      </w:r>
      <w:r w:rsidRPr="006428F0">
        <w:rPr>
          <w:noProof/>
        </w:rPr>
        <w:t>(Taur et al., 2004)</w:t>
      </w:r>
      <w:r>
        <w:fldChar w:fldCharType="end"/>
      </w:r>
      <w:r>
        <w:t xml:space="preserve"> and the graph of my tool matched with that.  </w:t>
      </w:r>
    </w:p>
    <w:p w14:paraId="17BB637E" w14:textId="6CF0A28F" w:rsidR="00346DD6" w:rsidRDefault="00346DD6" w:rsidP="00893587">
      <w:pPr>
        <w:spacing w:line="360" w:lineRule="auto"/>
      </w:pPr>
      <w:r>
        <w:rPr>
          <w:noProof/>
          <w:lang w:val="en-US"/>
        </w:rPr>
        <w:drawing>
          <wp:inline distT="0" distB="0" distL="0" distR="0" wp14:anchorId="0609646B" wp14:editId="262BC465">
            <wp:extent cx="5745480" cy="3325495"/>
            <wp:effectExtent l="0" t="0" r="762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5480" cy="3325495"/>
                    </a:xfrm>
                    <a:prstGeom prst="rect">
                      <a:avLst/>
                    </a:prstGeom>
                    <a:noFill/>
                    <a:ln>
                      <a:noFill/>
                    </a:ln>
                  </pic:spPr>
                </pic:pic>
              </a:graphicData>
            </a:graphic>
          </wp:inline>
        </w:drawing>
      </w:r>
    </w:p>
    <w:p w14:paraId="1A7FF1E3" w14:textId="38CD4AF6" w:rsidR="008724F2" w:rsidRPr="00CA7FC0" w:rsidRDefault="008724F2" w:rsidP="008724F2">
      <w:pPr>
        <w:ind w:hanging="709"/>
        <w:rPr>
          <w:ins w:id="748" w:author="Biswajeet Sahoo" w:date="2019-06-27T10:55:00Z"/>
          <w:sz w:val="24"/>
          <w:szCs w:val="24"/>
        </w:rPr>
      </w:pPr>
      <w:r w:rsidRPr="00CA7FC0">
        <w:rPr>
          <w:sz w:val="24"/>
          <w:szCs w:val="24"/>
        </w:rPr>
        <w:t xml:space="preserve">Fig </w:t>
      </w:r>
      <w:proofErr w:type="gramStart"/>
      <w:r w:rsidRPr="00CA7FC0">
        <w:rPr>
          <w:sz w:val="24"/>
          <w:szCs w:val="24"/>
        </w:rPr>
        <w:t>4</w:t>
      </w:r>
      <w:r>
        <w:rPr>
          <w:sz w:val="24"/>
          <w:szCs w:val="24"/>
        </w:rPr>
        <w:t>.7</w:t>
      </w:r>
      <w:r w:rsidRPr="00CA7FC0">
        <w:rPr>
          <w:sz w:val="24"/>
          <w:szCs w:val="24"/>
        </w:rPr>
        <w:t xml:space="preserve"> :</w:t>
      </w:r>
      <w:proofErr w:type="gramEnd"/>
      <w:r w:rsidRPr="00CA7FC0">
        <w:rPr>
          <w:sz w:val="24"/>
          <w:szCs w:val="24"/>
        </w:rPr>
        <w:t xml:space="preserve"> This shows the</w:t>
      </w:r>
      <w:r>
        <w:rPr>
          <w:sz w:val="24"/>
          <w:szCs w:val="24"/>
        </w:rPr>
        <w:t xml:space="preserve"> verification of</w:t>
      </w:r>
      <w:r w:rsidRPr="00CA7FC0">
        <w:rPr>
          <w:sz w:val="24"/>
          <w:szCs w:val="24"/>
        </w:rPr>
        <w:t xml:space="preserve"> graph of </w:t>
      </w:r>
      <w:r>
        <w:rPr>
          <w:sz w:val="24"/>
          <w:szCs w:val="24"/>
        </w:rPr>
        <w:t xml:space="preserve"> I</w:t>
      </w:r>
      <w:r>
        <w:rPr>
          <w:sz w:val="24"/>
          <w:szCs w:val="24"/>
          <w:vertAlign w:val="subscript"/>
        </w:rPr>
        <w:t xml:space="preserve">ds </w:t>
      </w:r>
      <w:r>
        <w:rPr>
          <w:sz w:val="24"/>
          <w:szCs w:val="24"/>
        </w:rPr>
        <w:t>Vs V</w:t>
      </w:r>
      <w:r w:rsidR="00BE0717">
        <w:rPr>
          <w:sz w:val="24"/>
          <w:szCs w:val="24"/>
          <w:vertAlign w:val="subscript"/>
        </w:rPr>
        <w:t>D</w:t>
      </w:r>
      <w:r>
        <w:rPr>
          <w:sz w:val="24"/>
          <w:szCs w:val="24"/>
          <w:vertAlign w:val="subscript"/>
        </w:rPr>
        <w:t>S</w:t>
      </w:r>
      <w:r w:rsidRPr="00CA7FC0">
        <w:rPr>
          <w:sz w:val="24"/>
          <w:szCs w:val="24"/>
        </w:rPr>
        <w:t xml:space="preserve"> </w:t>
      </w:r>
      <w:r w:rsidRPr="00CA7FC0">
        <w:rPr>
          <w:sz w:val="24"/>
          <w:szCs w:val="24"/>
          <w:vertAlign w:val="subscript"/>
        </w:rPr>
        <w:t xml:space="preserve"> </w:t>
      </w:r>
      <w:r w:rsidRPr="00CA7FC0">
        <w:rPr>
          <w:sz w:val="24"/>
          <w:szCs w:val="24"/>
        </w:rPr>
        <w:t xml:space="preserve">in </w:t>
      </w:r>
      <w:proofErr w:type="spellStart"/>
      <w:r w:rsidRPr="00CA7FC0">
        <w:rPr>
          <w:sz w:val="24"/>
          <w:szCs w:val="24"/>
        </w:rPr>
        <w:t>nMOS</w:t>
      </w:r>
      <w:proofErr w:type="spellEnd"/>
    </w:p>
    <w:p w14:paraId="02AE546B" w14:textId="6FB87B8B" w:rsidR="00171FC8" w:rsidRDefault="00171FC8" w:rsidP="00893587">
      <w:pPr>
        <w:spacing w:line="360" w:lineRule="auto"/>
      </w:pPr>
    </w:p>
    <w:p w14:paraId="13688234" w14:textId="2B57BE5D" w:rsidR="00B93B84" w:rsidRDefault="00B93B84" w:rsidP="00893587">
      <w:pPr>
        <w:spacing w:line="360" w:lineRule="auto"/>
      </w:pPr>
    </w:p>
    <w:p w14:paraId="602EB579" w14:textId="7AF4CBEE" w:rsidR="00B93B84" w:rsidRDefault="00B93B84" w:rsidP="00893587">
      <w:pPr>
        <w:spacing w:line="360" w:lineRule="auto"/>
      </w:pPr>
    </w:p>
    <w:p w14:paraId="1C4055A9" w14:textId="6B22F2F5" w:rsidR="00B93B84" w:rsidRDefault="00B93B84" w:rsidP="00893587">
      <w:pPr>
        <w:spacing w:line="360" w:lineRule="auto"/>
      </w:pPr>
    </w:p>
    <w:p w14:paraId="36CF948B" w14:textId="548275EE" w:rsidR="00B93B84" w:rsidRDefault="00B93B84" w:rsidP="00893587">
      <w:pPr>
        <w:spacing w:line="360" w:lineRule="auto"/>
      </w:pPr>
    </w:p>
    <w:p w14:paraId="2BF318B5" w14:textId="2807AB27" w:rsidR="00B93B84" w:rsidRDefault="00B93B84" w:rsidP="00893587">
      <w:pPr>
        <w:spacing w:line="360" w:lineRule="auto"/>
      </w:pPr>
    </w:p>
    <w:p w14:paraId="493DB103" w14:textId="5EBCA29E" w:rsidR="00B93B84" w:rsidRDefault="00B93B84" w:rsidP="00893587">
      <w:pPr>
        <w:spacing w:line="360" w:lineRule="auto"/>
      </w:pPr>
    </w:p>
    <w:p w14:paraId="05B78223" w14:textId="6C081A0E" w:rsidR="00B93B84" w:rsidRDefault="00B93B84" w:rsidP="00893587">
      <w:pPr>
        <w:spacing w:line="360" w:lineRule="auto"/>
      </w:pPr>
    </w:p>
    <w:p w14:paraId="0DDC84C6" w14:textId="5FDE52CE" w:rsidR="00B93B84" w:rsidRDefault="00B93B84" w:rsidP="00893587">
      <w:pPr>
        <w:spacing w:line="360" w:lineRule="auto"/>
      </w:pPr>
    </w:p>
    <w:p w14:paraId="6B039B15" w14:textId="77777777" w:rsidR="00B93B84" w:rsidRDefault="00B93B84" w:rsidP="00893587">
      <w:pPr>
        <w:spacing w:line="360" w:lineRule="auto"/>
      </w:pPr>
    </w:p>
    <w:p w14:paraId="58E671B3" w14:textId="49FE1223" w:rsidR="00221E1C" w:rsidRDefault="00221E1C" w:rsidP="00221E1C">
      <w:pPr>
        <w:pStyle w:val="IntenseQuote"/>
        <w:jc w:val="center"/>
        <w:rPr>
          <w:i w:val="0"/>
          <w:iCs w:val="0"/>
          <w:sz w:val="48"/>
          <w:szCs w:val="48"/>
        </w:rPr>
      </w:pPr>
      <w:r>
        <w:rPr>
          <w:i w:val="0"/>
          <w:iCs w:val="0"/>
          <w:sz w:val="48"/>
          <w:szCs w:val="48"/>
        </w:rPr>
        <w:lastRenderedPageBreak/>
        <w:t>Conclusion</w:t>
      </w:r>
    </w:p>
    <w:p w14:paraId="57B203EF" w14:textId="634DDA76" w:rsidR="00221E1C" w:rsidRDefault="00221E1C" w:rsidP="00221E1C"/>
    <w:p w14:paraId="3CC2DDA0" w14:textId="252B9551" w:rsidR="00221E1C" w:rsidRPr="00221E1C" w:rsidRDefault="00221E1C" w:rsidP="00457802">
      <w:pPr>
        <w:spacing w:line="360" w:lineRule="auto"/>
        <w:jc w:val="both"/>
      </w:pPr>
      <w:r>
        <w:t>Overall from the project, I got a good programming knowledge of Python and using different libraries and packages of the Python. Also I learnt a lot more about the MOSFET electrostatics, getting more information about the different structures of the MOS</w:t>
      </w:r>
      <w:r w:rsidR="00C85FF4">
        <w:t xml:space="preserve"> and the result of variation of the different parameters. The advances in MOS technology have been obtained through continuous miniaturization of the devices. This has led to the development of the </w:t>
      </w:r>
      <w:r w:rsidR="007B40AB">
        <w:t xml:space="preserve">many </w:t>
      </w:r>
      <w:proofErr w:type="spellStart"/>
      <w:r w:rsidR="007B40AB">
        <w:t>analog</w:t>
      </w:r>
      <w:proofErr w:type="spellEnd"/>
      <w:r w:rsidR="007B40AB">
        <w:t xml:space="preserve"> and digital devices. </w:t>
      </w:r>
      <w:r w:rsidR="00C85FF4">
        <w:t>The continuous aggressive downscaling for the higher density, the better performance and the low power consumption of MOSFETs</w:t>
      </w:r>
      <w:r w:rsidR="007B40AB">
        <w:t xml:space="preserve"> </w:t>
      </w:r>
      <w:r w:rsidR="00C85FF4">
        <w:t>leads to</w:t>
      </w:r>
      <w:r w:rsidR="007B40AB">
        <w:t xml:space="preserve"> growth and development of the different devices</w:t>
      </w:r>
      <w:r w:rsidR="00C85FF4">
        <w:t>.</w:t>
      </w:r>
      <w:r w:rsidR="007B40AB">
        <w:t xml:space="preserve"> So my tool will be very helpful in the research work as well as in the demonstration purpose while learning the theories of the MOS. </w:t>
      </w:r>
      <w:r w:rsidR="00360FDA">
        <w:t>Visual demonstrations will give a better understanding of the MOSFET.</w:t>
      </w:r>
      <w:r w:rsidR="00273810">
        <w:t xml:space="preserve"> This tool can also plot the graphs in much less time than simulating in other </w:t>
      </w:r>
      <w:proofErr w:type="spellStart"/>
      <w:r w:rsidR="00273810">
        <w:t>softwares</w:t>
      </w:r>
      <w:proofErr w:type="spellEnd"/>
      <w:r w:rsidR="00273810">
        <w:t xml:space="preserve"> like TCAD, </w:t>
      </w:r>
      <w:proofErr w:type="spellStart"/>
      <w:proofErr w:type="gramStart"/>
      <w:r w:rsidR="00273810">
        <w:t>etc</w:t>
      </w:r>
      <w:proofErr w:type="spellEnd"/>
      <w:r w:rsidR="00273810">
        <w:t xml:space="preserve"> .</w:t>
      </w:r>
      <w:proofErr w:type="gramEnd"/>
      <w:r w:rsidR="00360FDA">
        <w:t xml:space="preserve"> Well, this project</w:t>
      </w:r>
      <w:r w:rsidR="007B40AB">
        <w:t xml:space="preserve"> </w:t>
      </w:r>
      <w:r w:rsidR="00360FDA">
        <w:t xml:space="preserve">can be extended more by plotting the graphs in the accumulation region also. Also the GUI can be more improved and attractive. The tool can also be extended to plot more graphs and making it more interactive for the user. Also one can add more features like saving the data points in an excel sheet. </w:t>
      </w:r>
      <w:r w:rsidR="00457802">
        <w:t>Further the tool can be made open source and published online for general use.</w:t>
      </w:r>
    </w:p>
    <w:p w14:paraId="30C6AF6E" w14:textId="77777777" w:rsidR="00171FC8" w:rsidRDefault="00171FC8" w:rsidP="00893587">
      <w:pPr>
        <w:spacing w:line="360" w:lineRule="auto"/>
      </w:pPr>
    </w:p>
    <w:p w14:paraId="3C11383C" w14:textId="7BA72D16" w:rsidR="00171FC8" w:rsidRDefault="00171FC8" w:rsidP="00893587">
      <w:pPr>
        <w:spacing w:line="360" w:lineRule="auto"/>
      </w:pPr>
    </w:p>
    <w:p w14:paraId="5E870349" w14:textId="77777777" w:rsidR="006428F0" w:rsidRDefault="006428F0" w:rsidP="006428F0">
      <w:pPr>
        <w:widowControl w:val="0"/>
        <w:autoSpaceDE w:val="0"/>
        <w:autoSpaceDN w:val="0"/>
        <w:adjustRightInd w:val="0"/>
        <w:spacing w:line="360" w:lineRule="auto"/>
        <w:ind w:left="480" w:hanging="480"/>
      </w:pPr>
    </w:p>
    <w:p w14:paraId="1E15AB09" w14:textId="77777777" w:rsidR="006428F0" w:rsidRDefault="006428F0" w:rsidP="006428F0">
      <w:pPr>
        <w:widowControl w:val="0"/>
        <w:autoSpaceDE w:val="0"/>
        <w:autoSpaceDN w:val="0"/>
        <w:adjustRightInd w:val="0"/>
        <w:spacing w:line="360" w:lineRule="auto"/>
        <w:ind w:left="480" w:hanging="480"/>
      </w:pPr>
    </w:p>
    <w:p w14:paraId="391D06BF" w14:textId="09593104" w:rsidR="006428F0" w:rsidRDefault="006428F0" w:rsidP="006428F0">
      <w:pPr>
        <w:widowControl w:val="0"/>
        <w:autoSpaceDE w:val="0"/>
        <w:autoSpaceDN w:val="0"/>
        <w:adjustRightInd w:val="0"/>
        <w:spacing w:line="360" w:lineRule="auto"/>
        <w:ind w:left="480" w:hanging="480"/>
      </w:pPr>
    </w:p>
    <w:p w14:paraId="3DBA29E4" w14:textId="29E5D597" w:rsidR="00273810" w:rsidRDefault="00273810" w:rsidP="006428F0">
      <w:pPr>
        <w:widowControl w:val="0"/>
        <w:autoSpaceDE w:val="0"/>
        <w:autoSpaceDN w:val="0"/>
        <w:adjustRightInd w:val="0"/>
        <w:spacing w:line="360" w:lineRule="auto"/>
        <w:ind w:left="480" w:hanging="480"/>
      </w:pPr>
    </w:p>
    <w:p w14:paraId="713FB973" w14:textId="6643599A" w:rsidR="00273810" w:rsidRDefault="00273810" w:rsidP="00273810">
      <w:pPr>
        <w:pStyle w:val="IntenseQuote"/>
        <w:jc w:val="center"/>
        <w:rPr>
          <w:i w:val="0"/>
          <w:iCs w:val="0"/>
          <w:sz w:val="48"/>
          <w:szCs w:val="48"/>
        </w:rPr>
      </w:pPr>
      <w:r>
        <w:rPr>
          <w:i w:val="0"/>
          <w:iCs w:val="0"/>
          <w:sz w:val="48"/>
          <w:szCs w:val="48"/>
        </w:rPr>
        <w:t>References</w:t>
      </w:r>
    </w:p>
    <w:p w14:paraId="40D15D89" w14:textId="77777777" w:rsidR="00273810" w:rsidRPr="00273810" w:rsidRDefault="00273810" w:rsidP="00273810"/>
    <w:p w14:paraId="61C9DCEE" w14:textId="070CA337" w:rsidR="006428F0" w:rsidRPr="00273810" w:rsidRDefault="00273810" w:rsidP="00457802">
      <w:pPr>
        <w:pStyle w:val="ListParagraph"/>
        <w:widowControl w:val="0"/>
        <w:numPr>
          <w:ilvl w:val="0"/>
          <w:numId w:val="12"/>
        </w:numPr>
        <w:autoSpaceDE w:val="0"/>
        <w:autoSpaceDN w:val="0"/>
        <w:adjustRightInd w:val="0"/>
        <w:spacing w:line="360" w:lineRule="auto"/>
        <w:jc w:val="both"/>
        <w:rPr>
          <w:szCs w:val="28"/>
        </w:rPr>
      </w:pPr>
      <w:proofErr w:type="spellStart"/>
      <w:r w:rsidRPr="00273810">
        <w:rPr>
          <w:color w:val="222222"/>
          <w:szCs w:val="28"/>
          <w:shd w:val="clear" w:color="auto" w:fill="FFFFFF"/>
        </w:rPr>
        <w:t>Tsividis</w:t>
      </w:r>
      <w:proofErr w:type="spellEnd"/>
      <w:r w:rsidRPr="00273810">
        <w:rPr>
          <w:color w:val="222222"/>
          <w:szCs w:val="28"/>
          <w:shd w:val="clear" w:color="auto" w:fill="FFFFFF"/>
        </w:rPr>
        <w:t xml:space="preserve">, </w:t>
      </w:r>
      <w:proofErr w:type="spellStart"/>
      <w:r w:rsidRPr="00273810">
        <w:rPr>
          <w:color w:val="222222"/>
          <w:szCs w:val="28"/>
          <w:shd w:val="clear" w:color="auto" w:fill="FFFFFF"/>
        </w:rPr>
        <w:t>Yannis</w:t>
      </w:r>
      <w:proofErr w:type="spellEnd"/>
      <w:r w:rsidRPr="00273810">
        <w:rPr>
          <w:color w:val="222222"/>
          <w:szCs w:val="28"/>
          <w:shd w:val="clear" w:color="auto" w:fill="FFFFFF"/>
        </w:rPr>
        <w:t>, and Colin McAndrew. </w:t>
      </w:r>
      <w:r w:rsidRPr="001808CA">
        <w:rPr>
          <w:iCs/>
          <w:color w:val="222222"/>
          <w:szCs w:val="28"/>
          <w:shd w:val="clear" w:color="auto" w:fill="FFFFFF"/>
        </w:rPr>
        <w:t xml:space="preserve">Operation and </w:t>
      </w:r>
      <w:proofErr w:type="spellStart"/>
      <w:r w:rsidRPr="001808CA">
        <w:rPr>
          <w:iCs/>
          <w:color w:val="222222"/>
          <w:szCs w:val="28"/>
          <w:shd w:val="clear" w:color="auto" w:fill="FFFFFF"/>
        </w:rPr>
        <w:t>Modeling</w:t>
      </w:r>
      <w:proofErr w:type="spellEnd"/>
      <w:r w:rsidRPr="001808CA">
        <w:rPr>
          <w:iCs/>
          <w:color w:val="222222"/>
          <w:szCs w:val="28"/>
          <w:shd w:val="clear" w:color="auto" w:fill="FFFFFF"/>
        </w:rPr>
        <w:t xml:space="preserve"> of the MOS Transistor</w:t>
      </w:r>
      <w:r w:rsidRPr="00273810">
        <w:rPr>
          <w:color w:val="222222"/>
          <w:szCs w:val="28"/>
          <w:shd w:val="clear" w:color="auto" w:fill="FFFFFF"/>
        </w:rPr>
        <w:t>. Vol. 2. Oxford: Oxford university press, 1999.</w:t>
      </w:r>
    </w:p>
    <w:p w14:paraId="01BDFD47" w14:textId="2998B0F8" w:rsidR="006428F0" w:rsidRPr="00273810" w:rsidRDefault="00171FC8" w:rsidP="00457802">
      <w:pPr>
        <w:pStyle w:val="ListParagraph"/>
        <w:widowControl w:val="0"/>
        <w:numPr>
          <w:ilvl w:val="0"/>
          <w:numId w:val="12"/>
        </w:numPr>
        <w:autoSpaceDE w:val="0"/>
        <w:autoSpaceDN w:val="0"/>
        <w:adjustRightInd w:val="0"/>
        <w:spacing w:line="360" w:lineRule="auto"/>
        <w:jc w:val="both"/>
        <w:rPr>
          <w:noProof/>
          <w:szCs w:val="28"/>
        </w:rPr>
      </w:pPr>
      <w:r w:rsidRPr="00273810">
        <w:rPr>
          <w:szCs w:val="28"/>
        </w:rPr>
        <w:fldChar w:fldCharType="begin" w:fldLock="1"/>
      </w:r>
      <w:r w:rsidRPr="00273810">
        <w:rPr>
          <w:szCs w:val="28"/>
        </w:rPr>
        <w:instrText xml:space="preserve">ADDIN Mendeley Bibliography CSL_BIBLIOGRAPHY </w:instrText>
      </w:r>
      <w:r w:rsidRPr="00273810">
        <w:rPr>
          <w:szCs w:val="28"/>
        </w:rPr>
        <w:fldChar w:fldCharType="separate"/>
      </w:r>
      <w:r w:rsidR="006428F0" w:rsidRPr="00273810">
        <w:rPr>
          <w:noProof/>
          <w:szCs w:val="28"/>
        </w:rPr>
        <w:t xml:space="preserve">Taur, Y., Liang, X., Wang, W., &amp; Lu, H. (2004). A Continuous, Analytic Drain-Current Model for DG MOSFETs. </w:t>
      </w:r>
      <w:r w:rsidR="006428F0" w:rsidRPr="00273810">
        <w:rPr>
          <w:i/>
          <w:iCs/>
          <w:noProof/>
          <w:szCs w:val="28"/>
        </w:rPr>
        <w:t>IEEE Electron Device Letters</w:t>
      </w:r>
      <w:r w:rsidR="006428F0" w:rsidRPr="00273810">
        <w:rPr>
          <w:noProof/>
          <w:szCs w:val="28"/>
        </w:rPr>
        <w:t xml:space="preserve">, </w:t>
      </w:r>
      <w:r w:rsidR="006428F0" w:rsidRPr="00273810">
        <w:rPr>
          <w:i/>
          <w:iCs/>
          <w:noProof/>
          <w:szCs w:val="28"/>
        </w:rPr>
        <w:t>25</w:t>
      </w:r>
      <w:r w:rsidR="006428F0" w:rsidRPr="00273810">
        <w:rPr>
          <w:noProof/>
          <w:szCs w:val="28"/>
        </w:rPr>
        <w:t>(2), 107–109. https://doi.org/10.1109/LED.2003.822661</w:t>
      </w:r>
    </w:p>
    <w:p w14:paraId="705BB2AF" w14:textId="77777777" w:rsidR="00273810" w:rsidRPr="00273810" w:rsidRDefault="00171FC8" w:rsidP="00457802">
      <w:pPr>
        <w:pStyle w:val="ListParagraph"/>
        <w:numPr>
          <w:ilvl w:val="0"/>
          <w:numId w:val="12"/>
        </w:numPr>
        <w:spacing w:line="360" w:lineRule="auto"/>
        <w:jc w:val="both"/>
        <w:rPr>
          <w:noProof/>
        </w:rPr>
      </w:pPr>
      <w:r w:rsidRPr="00273810">
        <w:fldChar w:fldCharType="end"/>
      </w:r>
      <w:ins w:id="749" w:author="Biswajeet Sahoo" w:date="2019-06-27T09:07:00Z">
        <w:r w:rsidR="00273810" w:rsidRPr="00273810">
          <w:fldChar w:fldCharType="begin" w:fldLock="1"/>
        </w:r>
        <w:r w:rsidR="00273810" w:rsidRPr="00273810">
          <w:instrText xml:space="preserve">ADDIN Mendeley Bibliography CSL_BIBLIOGRAPHY </w:instrText>
        </w:r>
        <w:r w:rsidR="00273810" w:rsidRPr="00273810">
          <w:fldChar w:fldCharType="separate"/>
        </w:r>
      </w:ins>
      <w:r w:rsidR="00273810" w:rsidRPr="00273810">
        <w:rPr>
          <w:noProof/>
        </w:rPr>
        <w:t xml:space="preserve">Taur, Y., Liang, X., Wang, W., &amp; Lu, H. (2004). A Continuous, Analytic Drain-Current Model for DG MOSFETs. </w:t>
      </w:r>
      <w:r w:rsidR="00273810" w:rsidRPr="00273810">
        <w:rPr>
          <w:i/>
          <w:iCs/>
          <w:noProof/>
        </w:rPr>
        <w:t>IEEE Electron Device Letters</w:t>
      </w:r>
      <w:r w:rsidR="00273810" w:rsidRPr="00273810">
        <w:rPr>
          <w:noProof/>
        </w:rPr>
        <w:t xml:space="preserve">, </w:t>
      </w:r>
      <w:r w:rsidR="00273810" w:rsidRPr="00273810">
        <w:rPr>
          <w:i/>
          <w:iCs/>
          <w:noProof/>
        </w:rPr>
        <w:t>25</w:t>
      </w:r>
      <w:r w:rsidR="00273810" w:rsidRPr="00273810">
        <w:rPr>
          <w:noProof/>
        </w:rPr>
        <w:t>(2), 107–109. https://doi.org/10.1109/LED.2003.822661</w:t>
      </w:r>
    </w:p>
    <w:p w14:paraId="57799648" w14:textId="4DD44A71" w:rsidR="00171FC8" w:rsidRPr="001808CA" w:rsidRDefault="00273810" w:rsidP="00457802">
      <w:pPr>
        <w:pStyle w:val="ListParagraph"/>
        <w:numPr>
          <w:ilvl w:val="0"/>
          <w:numId w:val="12"/>
        </w:numPr>
        <w:spacing w:line="360" w:lineRule="auto"/>
        <w:jc w:val="both"/>
        <w:rPr>
          <w:noProof/>
        </w:rPr>
      </w:pPr>
      <w:ins w:id="750" w:author="Biswajeet Sahoo" w:date="2019-06-27T09:07:00Z">
        <w:r w:rsidRPr="00273810">
          <w:fldChar w:fldCharType="end"/>
        </w:r>
      </w:ins>
      <w:r w:rsidR="00F53BC1" w:rsidRPr="001808CA">
        <w:rPr>
          <w:noProof/>
        </w:rPr>
        <w:t>Jenkins, K. A., and JY-C. Sun. "Measurement of IV curves of silicon-on-insulator (SOI) MOSFET's without self-heating."</w:t>
      </w:r>
      <w:r w:rsidR="00F53BC1" w:rsidRPr="001808CA">
        <w:rPr>
          <w:i/>
          <w:noProof/>
        </w:rPr>
        <w:t> IEEE Electron Device Letters</w:t>
      </w:r>
      <w:r w:rsidR="001808CA">
        <w:rPr>
          <w:i/>
          <w:noProof/>
        </w:rPr>
        <w:t xml:space="preserve">, </w:t>
      </w:r>
      <w:bookmarkStart w:id="751" w:name="_GoBack"/>
      <w:bookmarkEnd w:id="751"/>
      <w:r w:rsidR="00F53BC1" w:rsidRPr="001808CA">
        <w:rPr>
          <w:noProof/>
        </w:rPr>
        <w:t>16, no. 4 (1995): 145-147.</w:t>
      </w:r>
    </w:p>
    <w:p w14:paraId="63F25461" w14:textId="3B23868F" w:rsidR="007D0F4F" w:rsidRPr="001808CA" w:rsidRDefault="007D0F4F" w:rsidP="00457802">
      <w:pPr>
        <w:pStyle w:val="ListParagraph"/>
        <w:numPr>
          <w:ilvl w:val="0"/>
          <w:numId w:val="12"/>
        </w:numPr>
        <w:spacing w:line="360" w:lineRule="auto"/>
        <w:jc w:val="both"/>
        <w:rPr>
          <w:noProof/>
        </w:rPr>
      </w:pPr>
      <w:r w:rsidRPr="001808CA">
        <w:rPr>
          <w:noProof/>
        </w:rPr>
        <w:t>Akira Matsudaira, Saumitra Raj Mehrotra, Shaikh S. Ahmed, Gerhard Klimeck, Dragica Vasileska (2014), "MOSCap," https://nanohub.org/resources/moscap. (DOI: 10.4231/D3736M30D).</w:t>
      </w:r>
    </w:p>
    <w:p w14:paraId="5CEDFF87" w14:textId="68446610" w:rsidR="007D0F4F" w:rsidRPr="001808CA" w:rsidRDefault="007D0F4F" w:rsidP="00457802">
      <w:pPr>
        <w:pStyle w:val="ListParagraph"/>
        <w:numPr>
          <w:ilvl w:val="0"/>
          <w:numId w:val="12"/>
        </w:numPr>
        <w:spacing w:line="360" w:lineRule="auto"/>
        <w:jc w:val="both"/>
        <w:rPr>
          <w:noProof/>
        </w:rPr>
      </w:pPr>
      <w:r w:rsidRPr="001808CA">
        <w:rPr>
          <w:noProof/>
        </w:rPr>
        <w:t>Shaikh S. Ahmed, Saumitra Raj Mehrotra, SungGeun Kim, Matteo Mannino, Gerhard Klimeck, Dragica Vasileska, Xufeng Wang, Himadri Pal, Gloria Wahyu Budiman (2017), "MOSFet," https://nanohub.org/resources/mosfet. (DOI: 10.4231/D34T6F54G).</w:t>
      </w:r>
    </w:p>
    <w:p w14:paraId="230C5DEA" w14:textId="38B5894A" w:rsidR="007D0F4F" w:rsidRPr="001808CA" w:rsidRDefault="007D0F4F" w:rsidP="00457802">
      <w:pPr>
        <w:pStyle w:val="ListParagraph"/>
        <w:numPr>
          <w:ilvl w:val="0"/>
          <w:numId w:val="12"/>
        </w:numPr>
        <w:spacing w:line="360" w:lineRule="auto"/>
        <w:jc w:val="both"/>
        <w:rPr>
          <w:noProof/>
        </w:rPr>
      </w:pPr>
      <w:r w:rsidRPr="001808CA">
        <w:rPr>
          <w:noProof/>
        </w:rPr>
        <w:t>Chen Shang, Sankarsh Ramadas, Tanya Faltens, derrick kearney, Krishna Madhavan (2014), "MOSFET Simulation," https://nanohub.org/resources/mosfetsat. (DOI: 10.4231/D3MP4VN5D).</w:t>
      </w:r>
    </w:p>
    <w:sectPr w:rsidR="007D0F4F" w:rsidRPr="001808CA" w:rsidSect="00E66751">
      <w:headerReference w:type="default" r:id="rId52"/>
      <w:footerReference w:type="default" r:id="rId53"/>
      <w:pgSz w:w="11906" w:h="16838"/>
      <w:pgMar w:top="1440" w:right="1440" w:bottom="1440" w:left="1418" w:header="708" w:footer="708" w:gutter="0"/>
      <w:cols w:space="708"/>
      <w:docGrid w:linePitch="360"/>
      <w:sectPrChange w:id="752" w:author="Biswajeet Sahoo" w:date="2019-06-27T05:38:00Z">
        <w:sectPr w:rsidR="007D0F4F" w:rsidRPr="001808CA" w:rsidSect="00E66751">
          <w:pgMar w:top="1440" w:right="1440" w:bottom="1440" w:left="1440" w:header="708" w:footer="708" w:gutter="0"/>
        </w:sectPr>
      </w:sectPrChang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0DF0C4" w14:textId="77777777" w:rsidR="004C3A1C" w:rsidRDefault="004C3A1C" w:rsidP="00FC65E7">
      <w:pPr>
        <w:spacing w:after="0" w:line="240" w:lineRule="auto"/>
      </w:pPr>
      <w:r>
        <w:separator/>
      </w:r>
    </w:p>
  </w:endnote>
  <w:endnote w:type="continuationSeparator" w:id="0">
    <w:p w14:paraId="5342479A" w14:textId="77777777" w:rsidR="004C3A1C" w:rsidRDefault="004C3A1C" w:rsidP="00FC6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2166367"/>
      <w:docPartObj>
        <w:docPartGallery w:val="Page Numbers (Bottom of Page)"/>
        <w:docPartUnique/>
      </w:docPartObj>
    </w:sdtPr>
    <w:sdtEndPr>
      <w:rPr>
        <w:color w:val="7F7F7F" w:themeColor="background1" w:themeShade="7F"/>
        <w:spacing w:val="60"/>
      </w:rPr>
    </w:sdtEndPr>
    <w:sdtContent>
      <w:p w14:paraId="3E0D020D" w14:textId="49DB80A2" w:rsidR="007506A6" w:rsidRDefault="007506A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808CA">
          <w:rPr>
            <w:noProof/>
          </w:rPr>
          <w:t>33</w:t>
        </w:r>
        <w:r>
          <w:rPr>
            <w:noProof/>
          </w:rPr>
          <w:fldChar w:fldCharType="end"/>
        </w:r>
        <w:r>
          <w:t xml:space="preserve"> | </w:t>
        </w:r>
        <w:r>
          <w:rPr>
            <w:color w:val="7F7F7F" w:themeColor="background1" w:themeShade="7F"/>
            <w:spacing w:val="60"/>
          </w:rPr>
          <w:t>Page</w:t>
        </w:r>
      </w:p>
    </w:sdtContent>
  </w:sdt>
  <w:p w14:paraId="65073926" w14:textId="77777777" w:rsidR="007506A6" w:rsidRDefault="007506A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8D7FD9" w14:textId="77777777" w:rsidR="004C3A1C" w:rsidRDefault="004C3A1C" w:rsidP="00FC65E7">
      <w:pPr>
        <w:spacing w:after="0" w:line="240" w:lineRule="auto"/>
      </w:pPr>
      <w:r>
        <w:separator/>
      </w:r>
    </w:p>
  </w:footnote>
  <w:footnote w:type="continuationSeparator" w:id="0">
    <w:p w14:paraId="3D260A8E" w14:textId="77777777" w:rsidR="004C3A1C" w:rsidRDefault="004C3A1C" w:rsidP="00FC6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73ABF" w14:textId="0C97FE2B" w:rsidR="007506A6" w:rsidRPr="00FC65E7" w:rsidRDefault="007506A6" w:rsidP="00846797">
    <w:pPr>
      <w:pStyle w:val="Header"/>
      <w:ind w:left="5760"/>
      <w:rPr>
        <w:rFonts w:asciiTheme="majorHAnsi" w:hAnsiTheme="majorHAnsi" w:cstheme="majorHAnsi"/>
        <w:sz w:val="20"/>
        <w:szCs w:val="20"/>
      </w:rPr>
    </w:pPr>
    <w:r>
      <w:t xml:space="preserve">                                                                                                                           </w:t>
    </w:r>
    <w:r w:rsidRPr="00FC65E7">
      <w:rPr>
        <w:rFonts w:asciiTheme="majorHAnsi" w:hAnsiTheme="majorHAnsi" w:cstheme="majorHAnsi"/>
        <w:sz w:val="20"/>
        <w:szCs w:val="20"/>
      </w:rPr>
      <w:t>nanoDC laboratory</w:t>
    </w:r>
    <w:r>
      <w:rPr>
        <w:rFonts w:asciiTheme="majorHAnsi" w:hAnsiTheme="majorHAnsi" w:cstheme="majorHAnsi"/>
        <w:sz w:val="20"/>
        <w:szCs w:val="20"/>
      </w:rPr>
      <w:t>, IIT Gandhinagar</w:t>
    </w:r>
  </w:p>
  <w:p w14:paraId="67124114" w14:textId="77777777" w:rsidR="007506A6" w:rsidRDefault="007506A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34C3D"/>
    <w:multiLevelType w:val="hybridMultilevel"/>
    <w:tmpl w:val="02224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2E0984"/>
    <w:multiLevelType w:val="hybridMultilevel"/>
    <w:tmpl w:val="ADA0564A"/>
    <w:lvl w:ilvl="0" w:tplc="3FFE4880">
      <w:start w:val="1"/>
      <w:numFmt w:val="decimal"/>
      <w:lvlText w:val="%1."/>
      <w:lvlJc w:val="left"/>
      <w:pPr>
        <w:ind w:left="363" w:hanging="360"/>
      </w:pPr>
      <w:rPr>
        <w:rFonts w:hint="default"/>
      </w:rPr>
    </w:lvl>
    <w:lvl w:ilvl="1" w:tplc="40090019" w:tentative="1">
      <w:start w:val="1"/>
      <w:numFmt w:val="lowerLetter"/>
      <w:lvlText w:val="%2."/>
      <w:lvlJc w:val="left"/>
      <w:pPr>
        <w:ind w:left="1083" w:hanging="360"/>
      </w:pPr>
    </w:lvl>
    <w:lvl w:ilvl="2" w:tplc="4009001B" w:tentative="1">
      <w:start w:val="1"/>
      <w:numFmt w:val="lowerRoman"/>
      <w:lvlText w:val="%3."/>
      <w:lvlJc w:val="right"/>
      <w:pPr>
        <w:ind w:left="1803" w:hanging="180"/>
      </w:pPr>
    </w:lvl>
    <w:lvl w:ilvl="3" w:tplc="4009000F" w:tentative="1">
      <w:start w:val="1"/>
      <w:numFmt w:val="decimal"/>
      <w:lvlText w:val="%4."/>
      <w:lvlJc w:val="left"/>
      <w:pPr>
        <w:ind w:left="2523" w:hanging="360"/>
      </w:pPr>
    </w:lvl>
    <w:lvl w:ilvl="4" w:tplc="40090019" w:tentative="1">
      <w:start w:val="1"/>
      <w:numFmt w:val="lowerLetter"/>
      <w:lvlText w:val="%5."/>
      <w:lvlJc w:val="left"/>
      <w:pPr>
        <w:ind w:left="3243" w:hanging="360"/>
      </w:pPr>
    </w:lvl>
    <w:lvl w:ilvl="5" w:tplc="4009001B" w:tentative="1">
      <w:start w:val="1"/>
      <w:numFmt w:val="lowerRoman"/>
      <w:lvlText w:val="%6."/>
      <w:lvlJc w:val="right"/>
      <w:pPr>
        <w:ind w:left="3963" w:hanging="180"/>
      </w:pPr>
    </w:lvl>
    <w:lvl w:ilvl="6" w:tplc="4009000F" w:tentative="1">
      <w:start w:val="1"/>
      <w:numFmt w:val="decimal"/>
      <w:lvlText w:val="%7."/>
      <w:lvlJc w:val="left"/>
      <w:pPr>
        <w:ind w:left="4683" w:hanging="360"/>
      </w:pPr>
    </w:lvl>
    <w:lvl w:ilvl="7" w:tplc="40090019" w:tentative="1">
      <w:start w:val="1"/>
      <w:numFmt w:val="lowerLetter"/>
      <w:lvlText w:val="%8."/>
      <w:lvlJc w:val="left"/>
      <w:pPr>
        <w:ind w:left="5403" w:hanging="360"/>
      </w:pPr>
    </w:lvl>
    <w:lvl w:ilvl="8" w:tplc="4009001B" w:tentative="1">
      <w:start w:val="1"/>
      <w:numFmt w:val="lowerRoman"/>
      <w:lvlText w:val="%9."/>
      <w:lvlJc w:val="right"/>
      <w:pPr>
        <w:ind w:left="6123" w:hanging="180"/>
      </w:pPr>
    </w:lvl>
  </w:abstractNum>
  <w:abstractNum w:abstractNumId="2" w15:restartNumberingAfterBreak="0">
    <w:nsid w:val="2B5C20BE"/>
    <w:multiLevelType w:val="hybridMultilevel"/>
    <w:tmpl w:val="ADA0564A"/>
    <w:lvl w:ilvl="0" w:tplc="3FFE4880">
      <w:start w:val="1"/>
      <w:numFmt w:val="decimal"/>
      <w:lvlText w:val="%1."/>
      <w:lvlJc w:val="left"/>
      <w:pPr>
        <w:ind w:left="363" w:hanging="360"/>
      </w:pPr>
      <w:rPr>
        <w:rFonts w:hint="default"/>
      </w:rPr>
    </w:lvl>
    <w:lvl w:ilvl="1" w:tplc="40090019" w:tentative="1">
      <w:start w:val="1"/>
      <w:numFmt w:val="lowerLetter"/>
      <w:lvlText w:val="%2."/>
      <w:lvlJc w:val="left"/>
      <w:pPr>
        <w:ind w:left="1083" w:hanging="360"/>
      </w:pPr>
    </w:lvl>
    <w:lvl w:ilvl="2" w:tplc="4009001B" w:tentative="1">
      <w:start w:val="1"/>
      <w:numFmt w:val="lowerRoman"/>
      <w:lvlText w:val="%3."/>
      <w:lvlJc w:val="right"/>
      <w:pPr>
        <w:ind w:left="1803" w:hanging="180"/>
      </w:pPr>
    </w:lvl>
    <w:lvl w:ilvl="3" w:tplc="4009000F" w:tentative="1">
      <w:start w:val="1"/>
      <w:numFmt w:val="decimal"/>
      <w:lvlText w:val="%4."/>
      <w:lvlJc w:val="left"/>
      <w:pPr>
        <w:ind w:left="2523" w:hanging="360"/>
      </w:pPr>
    </w:lvl>
    <w:lvl w:ilvl="4" w:tplc="40090019" w:tentative="1">
      <w:start w:val="1"/>
      <w:numFmt w:val="lowerLetter"/>
      <w:lvlText w:val="%5."/>
      <w:lvlJc w:val="left"/>
      <w:pPr>
        <w:ind w:left="3243" w:hanging="360"/>
      </w:pPr>
    </w:lvl>
    <w:lvl w:ilvl="5" w:tplc="4009001B" w:tentative="1">
      <w:start w:val="1"/>
      <w:numFmt w:val="lowerRoman"/>
      <w:lvlText w:val="%6."/>
      <w:lvlJc w:val="right"/>
      <w:pPr>
        <w:ind w:left="3963" w:hanging="180"/>
      </w:pPr>
    </w:lvl>
    <w:lvl w:ilvl="6" w:tplc="4009000F" w:tentative="1">
      <w:start w:val="1"/>
      <w:numFmt w:val="decimal"/>
      <w:lvlText w:val="%7."/>
      <w:lvlJc w:val="left"/>
      <w:pPr>
        <w:ind w:left="4683" w:hanging="360"/>
      </w:pPr>
    </w:lvl>
    <w:lvl w:ilvl="7" w:tplc="40090019" w:tentative="1">
      <w:start w:val="1"/>
      <w:numFmt w:val="lowerLetter"/>
      <w:lvlText w:val="%8."/>
      <w:lvlJc w:val="left"/>
      <w:pPr>
        <w:ind w:left="5403" w:hanging="360"/>
      </w:pPr>
    </w:lvl>
    <w:lvl w:ilvl="8" w:tplc="4009001B" w:tentative="1">
      <w:start w:val="1"/>
      <w:numFmt w:val="lowerRoman"/>
      <w:lvlText w:val="%9."/>
      <w:lvlJc w:val="right"/>
      <w:pPr>
        <w:ind w:left="6123" w:hanging="180"/>
      </w:pPr>
    </w:lvl>
  </w:abstractNum>
  <w:abstractNum w:abstractNumId="3" w15:restartNumberingAfterBreak="0">
    <w:nsid w:val="2C1C5DF5"/>
    <w:multiLevelType w:val="hybridMultilevel"/>
    <w:tmpl w:val="918C28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EC798A"/>
    <w:multiLevelType w:val="hybridMultilevel"/>
    <w:tmpl w:val="D848C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791431"/>
    <w:multiLevelType w:val="hybridMultilevel"/>
    <w:tmpl w:val="E2D20C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26408E"/>
    <w:multiLevelType w:val="hybridMultilevel"/>
    <w:tmpl w:val="26166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5306EC"/>
    <w:multiLevelType w:val="hybridMultilevel"/>
    <w:tmpl w:val="6D1A064E"/>
    <w:lvl w:ilvl="0" w:tplc="B0D66F6E">
      <w:start w:val="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540F27"/>
    <w:multiLevelType w:val="hybridMultilevel"/>
    <w:tmpl w:val="D0388A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4A2330"/>
    <w:multiLevelType w:val="hybridMultilevel"/>
    <w:tmpl w:val="62A85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F16353"/>
    <w:multiLevelType w:val="hybridMultilevel"/>
    <w:tmpl w:val="8460CB3C"/>
    <w:lvl w:ilvl="0" w:tplc="E166887C">
      <w:start w:val="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95D3E26"/>
    <w:multiLevelType w:val="hybridMultilevel"/>
    <w:tmpl w:val="037C1608"/>
    <w:lvl w:ilvl="0" w:tplc="3FFE4880">
      <w:start w:val="1"/>
      <w:numFmt w:val="decimal"/>
      <w:lvlText w:val="%1."/>
      <w:lvlJc w:val="left"/>
      <w:pPr>
        <w:ind w:left="36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7"/>
  </w:num>
  <w:num w:numId="3">
    <w:abstractNumId w:val="4"/>
  </w:num>
  <w:num w:numId="4">
    <w:abstractNumId w:val="6"/>
  </w:num>
  <w:num w:numId="5">
    <w:abstractNumId w:val="5"/>
  </w:num>
  <w:num w:numId="6">
    <w:abstractNumId w:val="2"/>
  </w:num>
  <w:num w:numId="7">
    <w:abstractNumId w:val="8"/>
  </w:num>
  <w:num w:numId="8">
    <w:abstractNumId w:val="9"/>
  </w:num>
  <w:num w:numId="9">
    <w:abstractNumId w:val="3"/>
  </w:num>
  <w:num w:numId="10">
    <w:abstractNumId w:val="0"/>
  </w:num>
  <w:num w:numId="11">
    <w:abstractNumId w:val="1"/>
  </w:num>
  <w:num w:numId="12">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swajeet Sahoo">
    <w15:presenceInfo w15:providerId="Windows Live" w15:userId="f1881e1694304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5E7"/>
    <w:rsid w:val="0001420C"/>
    <w:rsid w:val="00051B6E"/>
    <w:rsid w:val="00055E37"/>
    <w:rsid w:val="00063978"/>
    <w:rsid w:val="00096245"/>
    <w:rsid w:val="000C619D"/>
    <w:rsid w:val="000D5596"/>
    <w:rsid w:val="00105485"/>
    <w:rsid w:val="00107EA2"/>
    <w:rsid w:val="00133FAD"/>
    <w:rsid w:val="00151499"/>
    <w:rsid w:val="00151632"/>
    <w:rsid w:val="001648B7"/>
    <w:rsid w:val="00165571"/>
    <w:rsid w:val="00171FC8"/>
    <w:rsid w:val="0017321D"/>
    <w:rsid w:val="001808CA"/>
    <w:rsid w:val="00180FFB"/>
    <w:rsid w:val="001A02B5"/>
    <w:rsid w:val="001A60D2"/>
    <w:rsid w:val="001F225C"/>
    <w:rsid w:val="00207BE5"/>
    <w:rsid w:val="002214B0"/>
    <w:rsid w:val="00221E1C"/>
    <w:rsid w:val="00225B87"/>
    <w:rsid w:val="002270FE"/>
    <w:rsid w:val="002453A5"/>
    <w:rsid w:val="00264BB5"/>
    <w:rsid w:val="00273810"/>
    <w:rsid w:val="002828C0"/>
    <w:rsid w:val="00284ACE"/>
    <w:rsid w:val="00297E6A"/>
    <w:rsid w:val="002A0012"/>
    <w:rsid w:val="002A66A9"/>
    <w:rsid w:val="002B1843"/>
    <w:rsid w:val="002F35B6"/>
    <w:rsid w:val="00303A9A"/>
    <w:rsid w:val="0030543C"/>
    <w:rsid w:val="0032348E"/>
    <w:rsid w:val="00324D72"/>
    <w:rsid w:val="00332C9C"/>
    <w:rsid w:val="00346DD6"/>
    <w:rsid w:val="00360FDA"/>
    <w:rsid w:val="00361A66"/>
    <w:rsid w:val="0039155D"/>
    <w:rsid w:val="003F3FD8"/>
    <w:rsid w:val="003F4170"/>
    <w:rsid w:val="00457802"/>
    <w:rsid w:val="00474857"/>
    <w:rsid w:val="004A1AB6"/>
    <w:rsid w:val="004A1D26"/>
    <w:rsid w:val="004A7BD5"/>
    <w:rsid w:val="004B19D8"/>
    <w:rsid w:val="004C3A1C"/>
    <w:rsid w:val="004E02E8"/>
    <w:rsid w:val="004E0641"/>
    <w:rsid w:val="00524A0B"/>
    <w:rsid w:val="00542335"/>
    <w:rsid w:val="00544786"/>
    <w:rsid w:val="005574BA"/>
    <w:rsid w:val="005622F5"/>
    <w:rsid w:val="005910B9"/>
    <w:rsid w:val="005A3BFA"/>
    <w:rsid w:val="005A5D10"/>
    <w:rsid w:val="005F3805"/>
    <w:rsid w:val="005F3EF6"/>
    <w:rsid w:val="0060203D"/>
    <w:rsid w:val="00610AE6"/>
    <w:rsid w:val="006135A3"/>
    <w:rsid w:val="00625F50"/>
    <w:rsid w:val="00632C1D"/>
    <w:rsid w:val="006428F0"/>
    <w:rsid w:val="006621E7"/>
    <w:rsid w:val="006A6190"/>
    <w:rsid w:val="006C1EBD"/>
    <w:rsid w:val="006D1148"/>
    <w:rsid w:val="006D5ACC"/>
    <w:rsid w:val="006F2766"/>
    <w:rsid w:val="007046E8"/>
    <w:rsid w:val="00710F85"/>
    <w:rsid w:val="007506A6"/>
    <w:rsid w:val="0075611F"/>
    <w:rsid w:val="00760C65"/>
    <w:rsid w:val="00761E00"/>
    <w:rsid w:val="00765E8F"/>
    <w:rsid w:val="00786026"/>
    <w:rsid w:val="0078665A"/>
    <w:rsid w:val="007B40AB"/>
    <w:rsid w:val="007C4C10"/>
    <w:rsid w:val="007D0F4F"/>
    <w:rsid w:val="008108C5"/>
    <w:rsid w:val="00816736"/>
    <w:rsid w:val="00844EB1"/>
    <w:rsid w:val="00846797"/>
    <w:rsid w:val="00854151"/>
    <w:rsid w:val="00866FD0"/>
    <w:rsid w:val="008724F2"/>
    <w:rsid w:val="00893587"/>
    <w:rsid w:val="00896CB9"/>
    <w:rsid w:val="008B4FBE"/>
    <w:rsid w:val="008C6BE2"/>
    <w:rsid w:val="008D2F3E"/>
    <w:rsid w:val="008D6614"/>
    <w:rsid w:val="008E2F15"/>
    <w:rsid w:val="009037F2"/>
    <w:rsid w:val="00947F09"/>
    <w:rsid w:val="0096328E"/>
    <w:rsid w:val="00990C9F"/>
    <w:rsid w:val="009B34C0"/>
    <w:rsid w:val="009C79F5"/>
    <w:rsid w:val="009D433C"/>
    <w:rsid w:val="00A12893"/>
    <w:rsid w:val="00A208CC"/>
    <w:rsid w:val="00A61B01"/>
    <w:rsid w:val="00A71A43"/>
    <w:rsid w:val="00AB7B72"/>
    <w:rsid w:val="00AC1F19"/>
    <w:rsid w:val="00AC6671"/>
    <w:rsid w:val="00AE13A7"/>
    <w:rsid w:val="00AF05AD"/>
    <w:rsid w:val="00AF4DFA"/>
    <w:rsid w:val="00B039B7"/>
    <w:rsid w:val="00B510D8"/>
    <w:rsid w:val="00B56BA4"/>
    <w:rsid w:val="00B93B84"/>
    <w:rsid w:val="00BD5CB3"/>
    <w:rsid w:val="00BE0717"/>
    <w:rsid w:val="00C14033"/>
    <w:rsid w:val="00C31AD5"/>
    <w:rsid w:val="00C42893"/>
    <w:rsid w:val="00C56D86"/>
    <w:rsid w:val="00C63E7D"/>
    <w:rsid w:val="00C7237E"/>
    <w:rsid w:val="00C772B6"/>
    <w:rsid w:val="00C85FF4"/>
    <w:rsid w:val="00CA7FC0"/>
    <w:rsid w:val="00CC6AA8"/>
    <w:rsid w:val="00CC7835"/>
    <w:rsid w:val="00CC7F78"/>
    <w:rsid w:val="00CD0F76"/>
    <w:rsid w:val="00CD7328"/>
    <w:rsid w:val="00CF0F4C"/>
    <w:rsid w:val="00D23483"/>
    <w:rsid w:val="00D34B00"/>
    <w:rsid w:val="00D3625B"/>
    <w:rsid w:val="00D524D6"/>
    <w:rsid w:val="00D731A2"/>
    <w:rsid w:val="00DD3154"/>
    <w:rsid w:val="00DD53B1"/>
    <w:rsid w:val="00DD5471"/>
    <w:rsid w:val="00DF29E1"/>
    <w:rsid w:val="00E25C72"/>
    <w:rsid w:val="00E36A42"/>
    <w:rsid w:val="00E43228"/>
    <w:rsid w:val="00E539D1"/>
    <w:rsid w:val="00E66751"/>
    <w:rsid w:val="00E77D2E"/>
    <w:rsid w:val="00EA6018"/>
    <w:rsid w:val="00EB0F9E"/>
    <w:rsid w:val="00EC1E7B"/>
    <w:rsid w:val="00ED44C0"/>
    <w:rsid w:val="00EE1645"/>
    <w:rsid w:val="00EF1F86"/>
    <w:rsid w:val="00EF4D39"/>
    <w:rsid w:val="00EF5AED"/>
    <w:rsid w:val="00F037A6"/>
    <w:rsid w:val="00F07D9F"/>
    <w:rsid w:val="00F20A78"/>
    <w:rsid w:val="00F53BC1"/>
    <w:rsid w:val="00F56990"/>
    <w:rsid w:val="00F65CDC"/>
    <w:rsid w:val="00F67D56"/>
    <w:rsid w:val="00F8466F"/>
    <w:rsid w:val="00FA3CE0"/>
    <w:rsid w:val="00FA5839"/>
    <w:rsid w:val="00FC145C"/>
    <w:rsid w:val="00FC263E"/>
    <w:rsid w:val="00FC65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6EF90"/>
  <w15:chartTrackingRefBased/>
  <w15:docId w15:val="{8D1D0320-2326-4B5F-84FE-2D0C5FF69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8"/>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3228"/>
  </w:style>
  <w:style w:type="paragraph" w:styleId="Heading1">
    <w:name w:val="heading 1"/>
    <w:basedOn w:val="Normal"/>
    <w:next w:val="Normal"/>
    <w:link w:val="Heading1Char"/>
    <w:autoRedefine/>
    <w:uiPriority w:val="9"/>
    <w:qFormat/>
    <w:rsid w:val="00284ACE"/>
    <w:pPr>
      <w:keepNext/>
      <w:keepLines/>
      <w:spacing w:before="360" w:after="120" w:line="240" w:lineRule="auto"/>
      <w:jc w:val="center"/>
      <w:outlineLvl w:val="0"/>
    </w:pPr>
    <w:rPr>
      <w:rFonts w:asciiTheme="majorHAnsi" w:eastAsiaTheme="majorEastAsia" w:hAnsiTheme="majorHAnsi" w:cstheme="majorBidi"/>
      <w:b/>
      <w:bCs/>
      <w:color w:val="002060"/>
      <w:sz w:val="48"/>
      <w:szCs w:val="28"/>
    </w:rPr>
  </w:style>
  <w:style w:type="paragraph" w:styleId="Heading2">
    <w:name w:val="heading 2"/>
    <w:basedOn w:val="Normal"/>
    <w:next w:val="Normal"/>
    <w:link w:val="Heading2Char"/>
    <w:uiPriority w:val="9"/>
    <w:semiHidden/>
    <w:unhideWhenUsed/>
    <w:qFormat/>
    <w:rsid w:val="00E4322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4322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43228"/>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43228"/>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43228"/>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4322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3228"/>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E4322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5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5E7"/>
  </w:style>
  <w:style w:type="paragraph" w:styleId="Footer">
    <w:name w:val="footer"/>
    <w:basedOn w:val="Normal"/>
    <w:link w:val="FooterChar"/>
    <w:uiPriority w:val="99"/>
    <w:unhideWhenUsed/>
    <w:rsid w:val="00FC65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5E7"/>
  </w:style>
  <w:style w:type="character" w:customStyle="1" w:styleId="Heading1Char">
    <w:name w:val="Heading 1 Char"/>
    <w:basedOn w:val="DefaultParagraphFont"/>
    <w:link w:val="Heading1"/>
    <w:uiPriority w:val="9"/>
    <w:rsid w:val="00284ACE"/>
    <w:rPr>
      <w:rFonts w:asciiTheme="majorHAnsi" w:eastAsiaTheme="majorEastAsia" w:hAnsiTheme="majorHAnsi" w:cstheme="majorBidi"/>
      <w:b/>
      <w:bCs/>
      <w:color w:val="002060"/>
      <w:sz w:val="48"/>
      <w:szCs w:val="28"/>
    </w:rPr>
  </w:style>
  <w:style w:type="character" w:customStyle="1" w:styleId="Heading2Char">
    <w:name w:val="Heading 2 Char"/>
    <w:basedOn w:val="DefaultParagraphFont"/>
    <w:link w:val="Heading2"/>
    <w:uiPriority w:val="9"/>
    <w:semiHidden/>
    <w:rsid w:val="00E4322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E4322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E43228"/>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E4322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E43228"/>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E4322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3228"/>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E4322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43228"/>
    <w:pPr>
      <w:spacing w:line="240" w:lineRule="auto"/>
    </w:pPr>
    <w:rPr>
      <w:b/>
      <w:bCs/>
      <w:color w:val="4472C4" w:themeColor="accent1"/>
      <w:sz w:val="18"/>
      <w:szCs w:val="18"/>
    </w:rPr>
  </w:style>
  <w:style w:type="paragraph" w:styleId="Title">
    <w:name w:val="Title"/>
    <w:basedOn w:val="Normal"/>
    <w:next w:val="Normal"/>
    <w:link w:val="TitleChar"/>
    <w:uiPriority w:val="10"/>
    <w:qFormat/>
    <w:rsid w:val="00E4322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E43228"/>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E43228"/>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E43228"/>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E43228"/>
    <w:rPr>
      <w:b/>
      <w:bCs/>
    </w:rPr>
  </w:style>
  <w:style w:type="character" w:styleId="Emphasis">
    <w:name w:val="Emphasis"/>
    <w:basedOn w:val="DefaultParagraphFont"/>
    <w:uiPriority w:val="20"/>
    <w:qFormat/>
    <w:rsid w:val="00E43228"/>
    <w:rPr>
      <w:i/>
      <w:iCs/>
    </w:rPr>
  </w:style>
  <w:style w:type="paragraph" w:styleId="NoSpacing">
    <w:name w:val="No Spacing"/>
    <w:uiPriority w:val="1"/>
    <w:qFormat/>
    <w:rsid w:val="00E43228"/>
    <w:pPr>
      <w:spacing w:after="0" w:line="240" w:lineRule="auto"/>
    </w:pPr>
  </w:style>
  <w:style w:type="paragraph" w:styleId="Quote">
    <w:name w:val="Quote"/>
    <w:basedOn w:val="Normal"/>
    <w:next w:val="Normal"/>
    <w:link w:val="QuoteChar"/>
    <w:uiPriority w:val="29"/>
    <w:qFormat/>
    <w:rsid w:val="00E43228"/>
    <w:rPr>
      <w:i/>
      <w:iCs/>
      <w:color w:val="000000" w:themeColor="text1"/>
    </w:rPr>
  </w:style>
  <w:style w:type="character" w:customStyle="1" w:styleId="QuoteChar">
    <w:name w:val="Quote Char"/>
    <w:basedOn w:val="DefaultParagraphFont"/>
    <w:link w:val="Quote"/>
    <w:uiPriority w:val="29"/>
    <w:rsid w:val="00E43228"/>
    <w:rPr>
      <w:i/>
      <w:iCs/>
      <w:color w:val="000000" w:themeColor="text1"/>
    </w:rPr>
  </w:style>
  <w:style w:type="paragraph" w:styleId="IntenseQuote">
    <w:name w:val="Intense Quote"/>
    <w:basedOn w:val="Normal"/>
    <w:next w:val="Normal"/>
    <w:link w:val="IntenseQuoteChar"/>
    <w:uiPriority w:val="30"/>
    <w:qFormat/>
    <w:rsid w:val="00E43228"/>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E43228"/>
    <w:rPr>
      <w:b/>
      <w:bCs/>
      <w:i/>
      <w:iCs/>
      <w:color w:val="4472C4" w:themeColor="accent1"/>
    </w:rPr>
  </w:style>
  <w:style w:type="character" w:styleId="SubtleEmphasis">
    <w:name w:val="Subtle Emphasis"/>
    <w:basedOn w:val="DefaultParagraphFont"/>
    <w:uiPriority w:val="19"/>
    <w:qFormat/>
    <w:rsid w:val="00E43228"/>
    <w:rPr>
      <w:i/>
      <w:iCs/>
      <w:color w:val="808080" w:themeColor="text1" w:themeTint="7F"/>
    </w:rPr>
  </w:style>
  <w:style w:type="character" w:styleId="IntenseEmphasis">
    <w:name w:val="Intense Emphasis"/>
    <w:basedOn w:val="DefaultParagraphFont"/>
    <w:uiPriority w:val="21"/>
    <w:qFormat/>
    <w:rsid w:val="00E43228"/>
    <w:rPr>
      <w:b/>
      <w:bCs/>
      <w:i/>
      <w:iCs/>
      <w:color w:val="4472C4" w:themeColor="accent1"/>
    </w:rPr>
  </w:style>
  <w:style w:type="character" w:styleId="SubtleReference">
    <w:name w:val="Subtle Reference"/>
    <w:basedOn w:val="DefaultParagraphFont"/>
    <w:uiPriority w:val="31"/>
    <w:qFormat/>
    <w:rsid w:val="00E43228"/>
    <w:rPr>
      <w:smallCaps/>
      <w:color w:val="ED7D31" w:themeColor="accent2"/>
      <w:u w:val="single"/>
    </w:rPr>
  </w:style>
  <w:style w:type="character" w:styleId="IntenseReference">
    <w:name w:val="Intense Reference"/>
    <w:basedOn w:val="DefaultParagraphFont"/>
    <w:uiPriority w:val="32"/>
    <w:qFormat/>
    <w:rsid w:val="00E43228"/>
    <w:rPr>
      <w:b/>
      <w:bCs/>
      <w:smallCaps/>
      <w:color w:val="ED7D31" w:themeColor="accent2"/>
      <w:spacing w:val="5"/>
      <w:u w:val="single"/>
    </w:rPr>
  </w:style>
  <w:style w:type="character" w:styleId="BookTitle">
    <w:name w:val="Book Title"/>
    <w:basedOn w:val="DefaultParagraphFont"/>
    <w:uiPriority w:val="33"/>
    <w:qFormat/>
    <w:rsid w:val="00E43228"/>
    <w:rPr>
      <w:b/>
      <w:bCs/>
      <w:smallCaps/>
      <w:spacing w:val="5"/>
    </w:rPr>
  </w:style>
  <w:style w:type="paragraph" w:styleId="TOCHeading">
    <w:name w:val="TOC Heading"/>
    <w:basedOn w:val="Heading1"/>
    <w:next w:val="Normal"/>
    <w:uiPriority w:val="39"/>
    <w:unhideWhenUsed/>
    <w:qFormat/>
    <w:rsid w:val="00E43228"/>
    <w:pPr>
      <w:outlineLvl w:val="9"/>
    </w:pPr>
  </w:style>
  <w:style w:type="character" w:styleId="Hyperlink">
    <w:name w:val="Hyperlink"/>
    <w:basedOn w:val="DefaultParagraphFont"/>
    <w:uiPriority w:val="99"/>
    <w:unhideWhenUsed/>
    <w:rsid w:val="00E539D1"/>
    <w:rPr>
      <w:color w:val="0000FF"/>
      <w:u w:val="single"/>
    </w:rPr>
  </w:style>
  <w:style w:type="paragraph" w:styleId="EndnoteText">
    <w:name w:val="endnote text"/>
    <w:basedOn w:val="Normal"/>
    <w:link w:val="EndnoteTextChar"/>
    <w:uiPriority w:val="99"/>
    <w:semiHidden/>
    <w:unhideWhenUsed/>
    <w:rsid w:val="004E0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E02E8"/>
    <w:rPr>
      <w:sz w:val="20"/>
      <w:szCs w:val="20"/>
    </w:rPr>
  </w:style>
  <w:style w:type="character" w:styleId="EndnoteReference">
    <w:name w:val="endnote reference"/>
    <w:basedOn w:val="DefaultParagraphFont"/>
    <w:uiPriority w:val="99"/>
    <w:semiHidden/>
    <w:unhideWhenUsed/>
    <w:rsid w:val="004E02E8"/>
    <w:rPr>
      <w:vertAlign w:val="superscript"/>
    </w:rPr>
  </w:style>
  <w:style w:type="paragraph" w:styleId="TOC1">
    <w:name w:val="toc 1"/>
    <w:basedOn w:val="Normal"/>
    <w:next w:val="Normal"/>
    <w:autoRedefine/>
    <w:uiPriority w:val="39"/>
    <w:unhideWhenUsed/>
    <w:rsid w:val="00284ACE"/>
    <w:pPr>
      <w:spacing w:after="100"/>
    </w:pPr>
  </w:style>
  <w:style w:type="paragraph" w:styleId="ListParagraph">
    <w:name w:val="List Paragraph"/>
    <w:basedOn w:val="Normal"/>
    <w:uiPriority w:val="34"/>
    <w:qFormat/>
    <w:rsid w:val="00EC1E7B"/>
    <w:pPr>
      <w:ind w:left="720"/>
      <w:contextualSpacing/>
    </w:pPr>
  </w:style>
  <w:style w:type="paragraph" w:styleId="BalloonText">
    <w:name w:val="Balloon Text"/>
    <w:basedOn w:val="Normal"/>
    <w:link w:val="BalloonTextChar"/>
    <w:uiPriority w:val="99"/>
    <w:semiHidden/>
    <w:unhideWhenUsed/>
    <w:rsid w:val="008167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736"/>
    <w:rPr>
      <w:rFonts w:ascii="Segoe UI" w:hAnsi="Segoe UI" w:cs="Segoe UI"/>
      <w:sz w:val="18"/>
      <w:szCs w:val="18"/>
    </w:rPr>
  </w:style>
  <w:style w:type="character" w:styleId="PlaceholderText">
    <w:name w:val="Placeholder Text"/>
    <w:basedOn w:val="DefaultParagraphFont"/>
    <w:uiPriority w:val="99"/>
    <w:semiHidden/>
    <w:rsid w:val="00A71A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306981">
      <w:bodyDiv w:val="1"/>
      <w:marLeft w:val="0"/>
      <w:marRight w:val="0"/>
      <w:marTop w:val="0"/>
      <w:marBottom w:val="0"/>
      <w:divBdr>
        <w:top w:val="none" w:sz="0" w:space="0" w:color="auto"/>
        <w:left w:val="none" w:sz="0" w:space="0" w:color="auto"/>
        <w:bottom w:val="none" w:sz="0" w:space="0" w:color="auto"/>
        <w:right w:val="none" w:sz="0" w:space="0" w:color="auto"/>
      </w:divBdr>
      <w:divsChild>
        <w:div w:id="1920603649">
          <w:marLeft w:val="0"/>
          <w:marRight w:val="0"/>
          <w:marTop w:val="0"/>
          <w:marBottom w:val="0"/>
          <w:divBdr>
            <w:top w:val="none" w:sz="0" w:space="0" w:color="auto"/>
            <w:left w:val="none" w:sz="0" w:space="0" w:color="auto"/>
            <w:bottom w:val="none" w:sz="0" w:space="0" w:color="auto"/>
            <w:right w:val="none" w:sz="0" w:space="0" w:color="auto"/>
          </w:divBdr>
        </w:div>
        <w:div w:id="1097749814">
          <w:marLeft w:val="0"/>
          <w:marRight w:val="0"/>
          <w:marTop w:val="0"/>
          <w:marBottom w:val="0"/>
          <w:divBdr>
            <w:top w:val="none" w:sz="0" w:space="0" w:color="auto"/>
            <w:left w:val="none" w:sz="0" w:space="0" w:color="auto"/>
            <w:bottom w:val="none" w:sz="0" w:space="0" w:color="auto"/>
            <w:right w:val="none" w:sz="0" w:space="0" w:color="auto"/>
          </w:divBdr>
        </w:div>
      </w:divsChild>
    </w:div>
    <w:div w:id="1734884770">
      <w:bodyDiv w:val="1"/>
      <w:marLeft w:val="0"/>
      <w:marRight w:val="0"/>
      <w:marTop w:val="0"/>
      <w:marBottom w:val="0"/>
      <w:divBdr>
        <w:top w:val="none" w:sz="0" w:space="0" w:color="auto"/>
        <w:left w:val="none" w:sz="0" w:space="0" w:color="auto"/>
        <w:bottom w:val="none" w:sz="0" w:space="0" w:color="auto"/>
        <w:right w:val="none" w:sz="0" w:space="0" w:color="auto"/>
      </w:divBdr>
    </w:div>
    <w:div w:id="211629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CA8CF-328C-4851-AB8F-376731479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2806</TotalTime>
  <Pages>33</Pages>
  <Words>3814</Words>
  <Characters>21746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Biswajeet Sahoo</dc:creator>
  <cp:keywords/>
  <dc:description/>
  <cp:lastModifiedBy>Batman</cp:lastModifiedBy>
  <cp:revision>149</cp:revision>
  <dcterms:created xsi:type="dcterms:W3CDTF">2019-06-26T00:10:00Z</dcterms:created>
  <dcterms:modified xsi:type="dcterms:W3CDTF">2019-06-30T09:27:00Z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43e50e2c-e062-395c-a916-1f8ace2fee40</vt:lpwstr>
  </property>
  <property fmtid="{D5CDD505-2E9C-101B-9397-08002B2CF9AE}" pid="24" name="Mendeley Citation Style_1">
    <vt:lpwstr>http://www.zotero.org/styles/apa</vt:lpwstr>
  </property>
</Properties>
</file>