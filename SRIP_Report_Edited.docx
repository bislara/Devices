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6"/>
          <w:szCs w:val="36"/>
        </w:rPr>
      </w:pPr>
      <w:r>
        <w:rPr>
          <w:b/>
          <w:sz w:val="36"/>
          <w:szCs w:val="36"/>
        </w:rPr>
        <w:t xml:space="preserve">Interactive Tool for the Simulation of </w:t>
      </w:r>
    </w:p>
    <w:p>
      <w:pPr>
        <w:jc w:val="center"/>
        <w:rPr>
          <w:szCs w:val="28"/>
        </w:rPr>
      </w:pPr>
      <w:r>
        <w:rPr>
          <w:b/>
          <w:sz w:val="36"/>
          <w:szCs w:val="36"/>
        </w:rPr>
        <w:t>MOS Electrostatics</w:t>
      </w:r>
    </w:p>
    <w:p>
      <w:pPr>
        <w:jc w:val="center"/>
        <w:rPr>
          <w:b/>
          <w:szCs w:val="28"/>
        </w:rPr>
      </w:pPr>
      <w:r>
        <w:rPr>
          <w:szCs w:val="28"/>
        </w:rPr>
        <w:t xml:space="preserve">Report for </w:t>
      </w:r>
      <w:r>
        <w:rPr>
          <w:b/>
          <w:bCs/>
          <w:szCs w:val="28"/>
        </w:rPr>
        <w:t>Summer Research Internship of Gandhinagar (SRIP 2019)</w:t>
      </w:r>
      <w:r>
        <w:rPr>
          <w:szCs w:val="28"/>
        </w:rPr>
        <w:t xml:space="preserve"> </w:t>
      </w:r>
    </w:p>
    <w:p>
      <w:pPr>
        <w:jc w:val="center"/>
        <w:rPr>
          <w:szCs w:val="28"/>
        </w:rPr>
      </w:pPr>
      <w:r>
        <w:rPr>
          <w:szCs w:val="28"/>
        </w:rPr>
        <w:t>By</w:t>
      </w:r>
    </w:p>
    <w:p>
      <w:pPr>
        <w:jc w:val="center"/>
        <w:rPr>
          <w:szCs w:val="28"/>
        </w:rPr>
      </w:pPr>
      <w:r>
        <w:rPr>
          <w:b/>
          <w:bCs/>
          <w:szCs w:val="28"/>
        </w:rPr>
        <w:t>Biswajeet Sahoo</w:t>
      </w:r>
      <w:r>
        <w:rPr>
          <w:szCs w:val="28"/>
        </w:rPr>
        <w:t xml:space="preserve"> (</w:t>
      </w:r>
      <w:r>
        <w:rPr>
          <w:b/>
          <w:szCs w:val="28"/>
        </w:rPr>
        <w:t xml:space="preserve">SRIP Id- </w:t>
      </w:r>
      <w:r>
        <w:rPr>
          <w:rFonts w:ascii="Segoe UI" w:hAnsi="Segoe UI" w:cs="Segoe UI"/>
          <w:b/>
          <w:bCs/>
          <w:color w:val="000000"/>
          <w:sz w:val="26"/>
          <w:szCs w:val="26"/>
          <w:shd w:val="clear" w:color="auto" w:fill="FFFFFF"/>
        </w:rPr>
        <w:t>201945640</w:t>
      </w:r>
      <w:r>
        <w:rPr>
          <w:szCs w:val="28"/>
        </w:rPr>
        <w:t>)</w:t>
      </w:r>
    </w:p>
    <w:p>
      <w:pPr>
        <w:jc w:val="center"/>
        <w:rPr>
          <w:szCs w:val="28"/>
        </w:rPr>
      </w:pPr>
      <w:r>
        <w:rPr>
          <w:szCs w:val="28"/>
        </w:rPr>
        <w:t>Department of Electronics and Communication Engineering,</w:t>
      </w:r>
    </w:p>
    <w:p>
      <w:pPr>
        <w:spacing w:after="0"/>
        <w:jc w:val="center"/>
        <w:rPr>
          <w:szCs w:val="28"/>
        </w:rPr>
      </w:pPr>
      <w:r>
        <w:rPr>
          <w:szCs w:val="28"/>
        </w:rPr>
        <w:t>National Institute of Technology, Rourkela</w:t>
      </w:r>
    </w:p>
    <w:p>
      <w:pPr>
        <w:spacing w:after="0"/>
        <w:jc w:val="center"/>
        <w:rPr>
          <w:b/>
          <w:bCs/>
          <w:szCs w:val="28"/>
        </w:rPr>
      </w:pPr>
    </w:p>
    <w:p>
      <w:pPr>
        <w:jc w:val="center"/>
        <w:rPr>
          <w:bCs/>
          <w:szCs w:val="28"/>
        </w:rPr>
      </w:pPr>
      <w:r>
        <w:rPr>
          <w:lang w:eastAsia="en-IN"/>
        </w:rPr>
        <w:drawing>
          <wp:inline distT="0" distB="0" distL="0" distR="0">
            <wp:extent cx="12096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209675" cy="1209675"/>
                    </a:xfrm>
                    <a:prstGeom prst="rect">
                      <a:avLst/>
                    </a:prstGeom>
                    <a:noFill/>
                    <a:ln>
                      <a:noFill/>
                    </a:ln>
                  </pic:spPr>
                </pic:pic>
              </a:graphicData>
            </a:graphic>
          </wp:inline>
        </w:drawing>
      </w:r>
    </w:p>
    <w:p>
      <w:pPr>
        <w:jc w:val="center"/>
      </w:pPr>
    </w:p>
    <w:p>
      <w:pPr>
        <w:jc w:val="center"/>
        <w:rPr>
          <w:bCs/>
          <w:szCs w:val="28"/>
        </w:rPr>
      </w:pPr>
      <w:r>
        <w:rPr>
          <w:bCs/>
          <w:szCs w:val="28"/>
        </w:rPr>
        <w:t>Under the Guidance of</w:t>
      </w:r>
    </w:p>
    <w:p>
      <w:pPr>
        <w:jc w:val="center"/>
        <w:rPr>
          <w:b/>
          <w:szCs w:val="28"/>
        </w:rPr>
      </w:pPr>
      <w:r>
        <w:rPr>
          <w:b/>
          <w:szCs w:val="28"/>
        </w:rPr>
        <w:t xml:space="preserve"> Dr. Nihar Ranjan Mohapatra</w:t>
      </w:r>
    </w:p>
    <w:p>
      <w:pPr>
        <w:jc w:val="center"/>
        <w:rPr>
          <w:bCs/>
          <w:szCs w:val="28"/>
        </w:rPr>
      </w:pPr>
      <w:r>
        <w:rPr>
          <w:bCs/>
          <w:szCs w:val="28"/>
        </w:rPr>
        <w:t>Associate Professor in Electrical Engineering</w:t>
      </w:r>
    </w:p>
    <w:p>
      <w:pPr>
        <w:jc w:val="center"/>
        <w:rPr>
          <w:szCs w:val="28"/>
        </w:rPr>
      </w:pPr>
      <w:r>
        <w:rPr>
          <w:szCs w:val="28"/>
        </w:rPr>
        <w:t xml:space="preserve">Indian Institute of Technology Gandhinagar, Gandhinagar </w:t>
      </w:r>
    </w:p>
    <w:p>
      <w:pPr>
        <w:jc w:val="center"/>
        <w:rPr>
          <w:szCs w:val="24"/>
        </w:rPr>
      </w:pPr>
      <w:r>
        <w:rPr>
          <w:szCs w:val="28"/>
          <w:lang w:eastAsia="en-IN"/>
        </w:rPr>
        <w:drawing>
          <wp:inline distT="0" distB="0" distL="0" distR="0">
            <wp:extent cx="1447800" cy="1423670"/>
            <wp:effectExtent l="0" t="0" r="0" b="5080"/>
            <wp:docPr id="131" name="Picture 131" descr="C:\Users\DELL\Desktop\1200px-IIT_Gandhinag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C:\Users\DELL\Desktop\1200px-IIT_Gandhinagar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50584" cy="1426850"/>
                    </a:xfrm>
                    <a:prstGeom prst="rect">
                      <a:avLst/>
                    </a:prstGeom>
                    <a:noFill/>
                    <a:ln>
                      <a:noFill/>
                    </a:ln>
                  </pic:spPr>
                </pic:pic>
              </a:graphicData>
            </a:graphic>
          </wp:inline>
        </w:drawing>
      </w:r>
    </w:p>
    <w:p>
      <w:pPr>
        <w:jc w:val="center"/>
        <w:rPr>
          <w:szCs w:val="24"/>
        </w:rPr>
      </w:pPr>
      <w:r>
        <w:rPr>
          <w:szCs w:val="24"/>
        </w:rPr>
        <w:t>Department of Electrical Engineering</w:t>
      </w:r>
    </w:p>
    <w:p>
      <w:pPr>
        <w:jc w:val="center"/>
        <w:rPr>
          <w:szCs w:val="24"/>
        </w:rPr>
      </w:pPr>
      <w:r>
        <w:rPr>
          <w:szCs w:val="24"/>
        </w:rPr>
        <w:t>Indian Institute of Technology Gandhinagar</w:t>
      </w:r>
    </w:p>
    <w:p>
      <w:pPr>
        <w:ind w:left="2880" w:firstLine="720"/>
        <w:rPr>
          <w:szCs w:val="28"/>
        </w:rPr>
      </w:pPr>
      <w:r>
        <w:rPr>
          <w:szCs w:val="28"/>
        </w:rPr>
        <w:t>May-June 2019</w:t>
      </w:r>
    </w:p>
    <w:p>
      <w:pPr>
        <w:pStyle w:val="20"/>
        <w:jc w:val="center"/>
        <w:rPr>
          <w:sz w:val="28"/>
          <w:szCs w:val="28"/>
        </w:rPr>
      </w:pPr>
      <w:r>
        <w:rPr>
          <w:szCs w:val="28"/>
        </w:rPr>
        <w:br w:type="page"/>
      </w:r>
      <w:r>
        <w:t>Table of Contents</w:t>
      </w:r>
    </w:p>
    <w:p>
      <w:pPr>
        <w:rPr>
          <w:sz w:val="48"/>
          <w:szCs w:val="48"/>
        </w:rPr>
      </w:pPr>
    </w:p>
    <w:sdt>
      <w:sdtPr>
        <w:id w:val="0"/>
      </w:sdtPr>
      <w:sdtEndPr>
        <w:rPr>
          <w:b/>
          <w:bCs/>
        </w:rPr>
      </w:sdtEndPr>
      <w:sdtContent>
        <w:p>
          <w:pPr>
            <w:pStyle w:val="21"/>
            <w:tabs>
              <w:tab w:val="left" w:pos="440"/>
              <w:tab w:val="right" w:leader="dot" w:pos="9016"/>
            </w:tabs>
            <w:rPr>
              <w:rFonts w:asciiTheme="minorHAnsi" w:hAnsiTheme="minorHAnsi" w:cstheme="minorBidi"/>
              <w:sz w:val="22"/>
              <w:lang w:eastAsia="en-IN"/>
            </w:rPr>
          </w:pPr>
          <w:r>
            <w:rPr>
              <w:rFonts w:asciiTheme="majorHAnsi" w:hAnsiTheme="majorHAnsi"/>
              <w:szCs w:val="28"/>
            </w:rPr>
            <w:fldChar w:fldCharType="begin"/>
          </w:r>
          <w:r>
            <w:rPr>
              <w:rFonts w:asciiTheme="majorHAnsi" w:hAnsiTheme="majorHAnsi"/>
              <w:szCs w:val="28"/>
            </w:rPr>
            <w:instrText xml:space="preserve"> TOC \o "1-3" \h \z \u </w:instrText>
          </w:r>
          <w:r>
            <w:rPr>
              <w:rFonts w:asciiTheme="majorHAnsi" w:hAnsiTheme="majorHAnsi"/>
              <w:szCs w:val="28"/>
            </w:rPr>
            <w:fldChar w:fldCharType="separate"/>
          </w:r>
          <w:r>
            <w:fldChar w:fldCharType="begin"/>
          </w:r>
          <w:r>
            <w:instrText xml:space="preserve"> HYPERLINK \l "_Toc12628032" </w:instrText>
          </w:r>
          <w:r>
            <w:fldChar w:fldCharType="separate"/>
          </w:r>
          <w:r>
            <w:rPr>
              <w:rStyle w:val="26"/>
            </w:rPr>
            <w:t>1.</w:t>
          </w:r>
          <w:r>
            <w:rPr>
              <w:rFonts w:asciiTheme="minorHAnsi" w:hAnsiTheme="minorHAnsi" w:cstheme="minorBidi"/>
              <w:sz w:val="22"/>
              <w:lang w:eastAsia="en-IN"/>
            </w:rPr>
            <w:tab/>
          </w:r>
          <w:r>
            <w:rPr>
              <w:rStyle w:val="26"/>
            </w:rPr>
            <w:t>Introduction</w:t>
          </w:r>
          <w:r>
            <w:tab/>
          </w:r>
          <w:r>
            <w:fldChar w:fldCharType="begin"/>
          </w:r>
          <w:r>
            <w:instrText xml:space="preserve"> PAGEREF _Toc12628032 \h </w:instrText>
          </w:r>
          <w:r>
            <w:fldChar w:fldCharType="separate"/>
          </w:r>
          <w:r>
            <w:t>7</w:t>
          </w:r>
          <w:r>
            <w:fldChar w:fldCharType="end"/>
          </w:r>
          <w:r>
            <w:fldChar w:fldCharType="end"/>
          </w:r>
        </w:p>
        <w:p>
          <w:pPr>
            <w:pStyle w:val="21"/>
            <w:tabs>
              <w:tab w:val="left" w:pos="440"/>
              <w:tab w:val="right" w:leader="dot" w:pos="9016"/>
            </w:tabs>
            <w:rPr>
              <w:rFonts w:asciiTheme="minorHAnsi" w:hAnsiTheme="minorHAnsi" w:cstheme="minorBidi"/>
              <w:sz w:val="22"/>
              <w:lang w:eastAsia="en-IN"/>
            </w:rPr>
          </w:pPr>
          <w:r>
            <w:fldChar w:fldCharType="begin"/>
          </w:r>
          <w:r>
            <w:instrText xml:space="preserve"> HYPERLINK \l "_Toc12628033" </w:instrText>
          </w:r>
          <w:r>
            <w:fldChar w:fldCharType="separate"/>
          </w:r>
          <w:r>
            <w:rPr>
              <w:rStyle w:val="26"/>
            </w:rPr>
            <w:t>2.</w:t>
          </w:r>
          <w:r>
            <w:rPr>
              <w:rFonts w:asciiTheme="minorHAnsi" w:hAnsiTheme="minorHAnsi" w:cstheme="minorBidi"/>
              <w:sz w:val="22"/>
              <w:lang w:eastAsia="en-IN"/>
            </w:rPr>
            <w:tab/>
          </w:r>
          <w:r>
            <w:rPr>
              <w:rFonts w:asciiTheme="minorHAnsi" w:hAnsiTheme="minorHAnsi" w:cstheme="minorBidi"/>
              <w:sz w:val="22"/>
              <w:lang w:eastAsia="en-IN"/>
            </w:rPr>
            <w:t xml:space="preserve">2 </w:t>
          </w:r>
          <w:r>
            <w:rPr>
              <w:rStyle w:val="26"/>
            </w:rPr>
            <w:t>Terminal MOSFET Structure</w:t>
          </w:r>
          <w:r>
            <w:tab/>
          </w:r>
          <w:r>
            <w:fldChar w:fldCharType="begin"/>
          </w:r>
          <w:r>
            <w:instrText xml:space="preserve"> PAGEREF _Toc12628033 \h </w:instrText>
          </w:r>
          <w:r>
            <w:fldChar w:fldCharType="separate"/>
          </w:r>
          <w:r>
            <w:t>10</w:t>
          </w:r>
          <w:r>
            <w:fldChar w:fldCharType="end"/>
          </w:r>
          <w:r>
            <w:fldChar w:fldCharType="end"/>
          </w:r>
        </w:p>
        <w:p>
          <w:pPr>
            <w:pStyle w:val="22"/>
            <w:tabs>
              <w:tab w:val="left" w:pos="1100"/>
              <w:tab w:val="right" w:leader="dot" w:pos="9016"/>
            </w:tabs>
            <w:rPr>
              <w:rFonts w:asciiTheme="minorHAnsi" w:hAnsiTheme="minorHAnsi" w:cstheme="minorBidi"/>
              <w:sz w:val="22"/>
              <w:lang w:eastAsia="en-IN"/>
            </w:rPr>
          </w:pPr>
          <w:r>
            <w:fldChar w:fldCharType="begin"/>
          </w:r>
          <w:r>
            <w:instrText xml:space="preserve"> HYPERLINK \l "_Toc12628034" </w:instrText>
          </w:r>
          <w:r>
            <w:fldChar w:fldCharType="separate"/>
          </w:r>
          <w:r>
            <w:rPr>
              <w:rStyle w:val="26"/>
              <w:rFonts w:eastAsiaTheme="majorEastAsia"/>
            </w:rPr>
            <w:t>2.1.</w:t>
          </w:r>
          <w:r>
            <w:rPr>
              <w:rFonts w:asciiTheme="minorHAnsi" w:hAnsiTheme="minorHAnsi" w:cstheme="minorBidi"/>
              <w:sz w:val="22"/>
              <w:lang w:eastAsia="en-IN"/>
            </w:rPr>
            <w:tab/>
          </w:r>
          <w:r>
            <w:rPr>
              <w:rStyle w:val="26"/>
              <w:rFonts w:eastAsiaTheme="majorEastAsia"/>
            </w:rPr>
            <w:t>Introduction</w:t>
          </w:r>
          <w:r>
            <w:tab/>
          </w:r>
          <w:r>
            <w:fldChar w:fldCharType="begin"/>
          </w:r>
          <w:r>
            <w:instrText xml:space="preserve"> PAGEREF _Toc12628034 \h </w:instrText>
          </w:r>
          <w:r>
            <w:fldChar w:fldCharType="separate"/>
          </w:r>
          <w:r>
            <w:t>10</w:t>
          </w:r>
          <w:r>
            <w:fldChar w:fldCharType="end"/>
          </w:r>
          <w:r>
            <w:fldChar w:fldCharType="end"/>
          </w:r>
        </w:p>
        <w:p>
          <w:pPr>
            <w:pStyle w:val="22"/>
            <w:tabs>
              <w:tab w:val="left" w:pos="1100"/>
              <w:tab w:val="right" w:leader="dot" w:pos="9016"/>
            </w:tabs>
            <w:rPr>
              <w:rFonts w:asciiTheme="minorHAnsi" w:hAnsiTheme="minorHAnsi" w:cstheme="minorBidi"/>
              <w:sz w:val="22"/>
              <w:lang w:eastAsia="en-IN"/>
            </w:rPr>
          </w:pPr>
          <w:r>
            <w:fldChar w:fldCharType="begin"/>
          </w:r>
          <w:r>
            <w:instrText xml:space="preserve"> HYPERLINK \l "_Toc12628035" </w:instrText>
          </w:r>
          <w:r>
            <w:fldChar w:fldCharType="separate"/>
          </w:r>
          <w:r>
            <w:rPr>
              <w:rStyle w:val="26"/>
            </w:rPr>
            <w:t>2.2.</w:t>
          </w:r>
          <w:r>
            <w:rPr>
              <w:rFonts w:asciiTheme="minorHAnsi" w:hAnsiTheme="minorHAnsi" w:cstheme="minorBidi"/>
              <w:sz w:val="22"/>
              <w:lang w:eastAsia="en-IN"/>
            </w:rPr>
            <w:tab/>
          </w:r>
          <w:r>
            <w:rPr>
              <w:rStyle w:val="26"/>
            </w:rPr>
            <w:t>Effect of Gate-Body Voltage on Surface Condition</w:t>
          </w:r>
          <w:r>
            <w:tab/>
          </w:r>
          <w:r>
            <w:fldChar w:fldCharType="begin"/>
          </w:r>
          <w:r>
            <w:instrText xml:space="preserve"> PAGEREF _Toc12628035 \h </w:instrText>
          </w:r>
          <w:r>
            <w:fldChar w:fldCharType="separate"/>
          </w:r>
          <w:r>
            <w:t>10</w:t>
          </w:r>
          <w:r>
            <w:fldChar w:fldCharType="end"/>
          </w:r>
          <w:r>
            <w:fldChar w:fldCharType="end"/>
          </w:r>
        </w:p>
        <w:p>
          <w:pPr>
            <w:pStyle w:val="22"/>
            <w:tabs>
              <w:tab w:val="left" w:pos="1100"/>
              <w:tab w:val="right" w:leader="dot" w:pos="9016"/>
            </w:tabs>
            <w:rPr>
              <w:rFonts w:asciiTheme="minorHAnsi" w:hAnsiTheme="minorHAnsi" w:cstheme="minorBidi"/>
              <w:sz w:val="22"/>
              <w:lang w:eastAsia="en-IN"/>
            </w:rPr>
          </w:pPr>
          <w:r>
            <w:fldChar w:fldCharType="begin"/>
          </w:r>
          <w:r>
            <w:instrText xml:space="preserve"> HYPERLINK \l "_Toc12628036" </w:instrText>
          </w:r>
          <w:r>
            <w:fldChar w:fldCharType="separate"/>
          </w:r>
          <w:r>
            <w:rPr>
              <w:rStyle w:val="26"/>
            </w:rPr>
            <w:t>2.3.</w:t>
          </w:r>
          <w:r>
            <w:rPr>
              <w:rFonts w:asciiTheme="minorHAnsi" w:hAnsiTheme="minorHAnsi" w:cstheme="minorBidi"/>
              <w:sz w:val="22"/>
              <w:lang w:eastAsia="en-IN"/>
            </w:rPr>
            <w:tab/>
          </w:r>
          <w:r>
            <w:rPr>
              <w:rStyle w:val="26"/>
            </w:rPr>
            <w:t>Potential Balance And Charge Balance</w:t>
          </w:r>
          <w:r>
            <w:tab/>
          </w:r>
          <w:r>
            <w:fldChar w:fldCharType="begin"/>
          </w:r>
          <w:r>
            <w:instrText xml:space="preserve"> PAGEREF _Toc12628036 \h </w:instrText>
          </w:r>
          <w:r>
            <w:fldChar w:fldCharType="separate"/>
          </w:r>
          <w:r>
            <w:t>11</w:t>
          </w:r>
          <w:r>
            <w:fldChar w:fldCharType="end"/>
          </w:r>
          <w:r>
            <w:fldChar w:fldCharType="end"/>
          </w:r>
        </w:p>
        <w:p>
          <w:pPr>
            <w:pStyle w:val="22"/>
            <w:tabs>
              <w:tab w:val="left" w:pos="1100"/>
              <w:tab w:val="right" w:leader="dot" w:pos="9016"/>
            </w:tabs>
            <w:rPr>
              <w:rFonts w:asciiTheme="minorHAnsi" w:hAnsiTheme="minorHAnsi" w:cstheme="minorBidi"/>
              <w:sz w:val="22"/>
              <w:lang w:eastAsia="en-IN"/>
            </w:rPr>
          </w:pPr>
          <w:r>
            <w:fldChar w:fldCharType="begin"/>
          </w:r>
          <w:r>
            <w:instrText xml:space="preserve"> HYPERLINK \l "_Toc12628037" </w:instrText>
          </w:r>
          <w:r>
            <w:fldChar w:fldCharType="separate"/>
          </w:r>
          <w:r>
            <w:rPr>
              <w:rStyle w:val="26"/>
              <w:rFonts w:eastAsiaTheme="majorEastAsia"/>
              <w:iCs/>
              <w:spacing w:val="15"/>
            </w:rPr>
            <w:t>2.4.</w:t>
          </w:r>
          <w:r>
            <w:rPr>
              <w:rFonts w:asciiTheme="minorHAnsi" w:hAnsiTheme="minorHAnsi" w:cstheme="minorBidi"/>
              <w:sz w:val="22"/>
              <w:lang w:eastAsia="en-IN"/>
            </w:rPr>
            <w:tab/>
          </w:r>
          <w:r>
            <w:rPr>
              <w:rStyle w:val="26"/>
            </w:rPr>
            <w:t>General Analysis</w:t>
          </w:r>
          <w:r>
            <w:tab/>
          </w:r>
          <w:r>
            <w:fldChar w:fldCharType="begin"/>
          </w:r>
          <w:r>
            <w:instrText xml:space="preserve"> PAGEREF _Toc12628037 \h </w:instrText>
          </w:r>
          <w:r>
            <w:fldChar w:fldCharType="separate"/>
          </w:r>
          <w:r>
            <w:t>12</w:t>
          </w:r>
          <w:r>
            <w:fldChar w:fldCharType="end"/>
          </w:r>
          <w:r>
            <w:fldChar w:fldCharType="end"/>
          </w:r>
        </w:p>
        <w:p>
          <w:pPr>
            <w:pStyle w:val="22"/>
            <w:tabs>
              <w:tab w:val="left" w:pos="1100"/>
              <w:tab w:val="right" w:leader="dot" w:pos="9016"/>
            </w:tabs>
            <w:rPr>
              <w:rFonts w:asciiTheme="minorHAnsi" w:hAnsiTheme="minorHAnsi" w:cstheme="minorBidi"/>
              <w:sz w:val="22"/>
              <w:lang w:eastAsia="en-IN"/>
            </w:rPr>
          </w:pPr>
          <w:r>
            <w:fldChar w:fldCharType="begin"/>
          </w:r>
          <w:r>
            <w:instrText xml:space="preserve"> HYPERLINK \l "_Toc12628038" </w:instrText>
          </w:r>
          <w:r>
            <w:fldChar w:fldCharType="separate"/>
          </w:r>
          <w:r>
            <w:rPr>
              <w:rStyle w:val="26"/>
            </w:rPr>
            <w:t>2.5.</w:t>
          </w:r>
          <w:r>
            <w:rPr>
              <w:rFonts w:asciiTheme="minorHAnsi" w:hAnsiTheme="minorHAnsi" w:cstheme="minorBidi"/>
              <w:sz w:val="22"/>
              <w:lang w:eastAsia="en-IN"/>
            </w:rPr>
            <w:tab/>
          </w:r>
          <w:r>
            <w:rPr>
              <w:rStyle w:val="26"/>
            </w:rPr>
            <w:t xml:space="preserve">n-type body </w:t>
          </w:r>
          <w:r>
            <w:tab/>
          </w:r>
          <w:r>
            <w:fldChar w:fldCharType="begin"/>
          </w:r>
          <w:r>
            <w:instrText xml:space="preserve"> PAGEREF _Toc12628038 \h </w:instrText>
          </w:r>
          <w:r>
            <w:fldChar w:fldCharType="separate"/>
          </w:r>
          <w:r>
            <w:t>13</w:t>
          </w:r>
          <w:r>
            <w:fldChar w:fldCharType="end"/>
          </w:r>
          <w:r>
            <w:fldChar w:fldCharType="end"/>
          </w:r>
        </w:p>
        <w:p>
          <w:pPr>
            <w:pStyle w:val="22"/>
            <w:tabs>
              <w:tab w:val="left" w:pos="1100"/>
              <w:tab w:val="right" w:leader="dot" w:pos="9016"/>
            </w:tabs>
            <w:rPr>
              <w:rFonts w:asciiTheme="minorHAnsi" w:hAnsiTheme="minorHAnsi" w:cstheme="minorBidi"/>
              <w:sz w:val="22"/>
              <w:lang w:eastAsia="en-IN"/>
            </w:rPr>
          </w:pPr>
          <w:r>
            <w:fldChar w:fldCharType="begin"/>
          </w:r>
          <w:r>
            <w:instrText xml:space="preserve"> HYPERLINK \l "_Toc12628039" </w:instrText>
          </w:r>
          <w:r>
            <w:fldChar w:fldCharType="separate"/>
          </w:r>
          <w:r>
            <w:rPr>
              <w:rStyle w:val="26"/>
            </w:rPr>
            <w:t>2.6.</w:t>
          </w:r>
          <w:r>
            <w:rPr>
              <w:rFonts w:asciiTheme="minorHAnsi" w:hAnsiTheme="minorHAnsi" w:cstheme="minorBidi"/>
              <w:sz w:val="22"/>
              <w:lang w:eastAsia="en-IN"/>
            </w:rPr>
            <w:tab/>
          </w:r>
          <w:r>
            <w:rPr>
              <w:rFonts w:asciiTheme="minorHAnsi" w:hAnsiTheme="minorHAnsi" w:cstheme="minorBidi"/>
              <w:sz w:val="22"/>
              <w:lang w:eastAsia="en-IN"/>
            </w:rPr>
            <w:t>p</w:t>
          </w:r>
          <w:r>
            <w:rPr>
              <w:rStyle w:val="26"/>
            </w:rPr>
            <w:t xml:space="preserve">-type body </w:t>
          </w:r>
          <w:r>
            <w:tab/>
          </w:r>
          <w:r>
            <w:fldChar w:fldCharType="begin"/>
          </w:r>
          <w:r>
            <w:instrText xml:space="preserve"> PAGEREF _Toc12628039 \h </w:instrText>
          </w:r>
          <w:r>
            <w:fldChar w:fldCharType="separate"/>
          </w:r>
          <w:r>
            <w:t>14</w:t>
          </w:r>
          <w:r>
            <w:fldChar w:fldCharType="end"/>
          </w:r>
          <w:r>
            <w:fldChar w:fldCharType="end"/>
          </w:r>
        </w:p>
        <w:p>
          <w:pPr>
            <w:pStyle w:val="21"/>
            <w:tabs>
              <w:tab w:val="left" w:pos="440"/>
              <w:tab w:val="right" w:leader="dot" w:pos="9016"/>
            </w:tabs>
            <w:rPr>
              <w:rFonts w:asciiTheme="minorHAnsi" w:hAnsiTheme="minorHAnsi" w:cstheme="minorBidi"/>
              <w:sz w:val="22"/>
              <w:lang w:eastAsia="en-IN"/>
            </w:rPr>
          </w:pPr>
          <w:r>
            <w:fldChar w:fldCharType="begin"/>
          </w:r>
          <w:r>
            <w:instrText xml:space="preserve"> HYPERLINK \l "_Toc12628040" </w:instrText>
          </w:r>
          <w:r>
            <w:fldChar w:fldCharType="separate"/>
          </w:r>
          <w:r>
            <w:rPr>
              <w:rStyle w:val="26"/>
            </w:rPr>
            <w:t>3.</w:t>
          </w:r>
          <w:r>
            <w:rPr>
              <w:rFonts w:asciiTheme="minorHAnsi" w:hAnsiTheme="minorHAnsi" w:cstheme="minorBidi"/>
              <w:sz w:val="22"/>
              <w:lang w:eastAsia="en-IN"/>
            </w:rPr>
            <w:tab/>
          </w:r>
          <w:r>
            <w:rPr>
              <w:rFonts w:asciiTheme="minorHAnsi" w:hAnsiTheme="minorHAnsi" w:cstheme="minorBidi"/>
              <w:sz w:val="22"/>
              <w:lang w:eastAsia="en-IN"/>
            </w:rPr>
            <w:t xml:space="preserve">3 </w:t>
          </w:r>
          <w:r>
            <w:rPr>
              <w:rStyle w:val="26"/>
            </w:rPr>
            <w:t>Terminal MOSFET Structure</w:t>
          </w:r>
          <w:r>
            <w:tab/>
          </w:r>
          <w:r>
            <w:fldChar w:fldCharType="begin"/>
          </w:r>
          <w:r>
            <w:instrText xml:space="preserve"> PAGEREF _Toc12628040 \h </w:instrText>
          </w:r>
          <w:r>
            <w:fldChar w:fldCharType="separate"/>
          </w:r>
          <w:r>
            <w:t>19</w:t>
          </w:r>
          <w:r>
            <w:fldChar w:fldCharType="end"/>
          </w:r>
          <w:r>
            <w:fldChar w:fldCharType="end"/>
          </w:r>
        </w:p>
        <w:p>
          <w:pPr>
            <w:pStyle w:val="22"/>
            <w:tabs>
              <w:tab w:val="left" w:pos="1100"/>
              <w:tab w:val="right" w:leader="dot" w:pos="9016"/>
            </w:tabs>
            <w:rPr>
              <w:rFonts w:asciiTheme="minorHAnsi" w:hAnsiTheme="minorHAnsi" w:cstheme="minorBidi"/>
              <w:sz w:val="22"/>
              <w:lang w:eastAsia="en-IN"/>
            </w:rPr>
          </w:pPr>
          <w:r>
            <w:fldChar w:fldCharType="begin"/>
          </w:r>
          <w:r>
            <w:instrText xml:space="preserve"> HYPERLINK \l "_Toc12628041" </w:instrText>
          </w:r>
          <w:r>
            <w:fldChar w:fldCharType="separate"/>
          </w:r>
          <w:r>
            <w:rPr>
              <w:rStyle w:val="26"/>
            </w:rPr>
            <w:t>3.1.</w:t>
          </w:r>
          <w:r>
            <w:rPr>
              <w:rFonts w:asciiTheme="minorHAnsi" w:hAnsiTheme="minorHAnsi" w:cstheme="minorBidi"/>
              <w:sz w:val="22"/>
              <w:lang w:eastAsia="en-IN"/>
            </w:rPr>
            <w:tab/>
          </w:r>
          <w:r>
            <w:rPr>
              <w:rStyle w:val="26"/>
            </w:rPr>
            <w:t>Introduction</w:t>
          </w:r>
          <w:r>
            <w:tab/>
          </w:r>
          <w:r>
            <w:fldChar w:fldCharType="begin"/>
          </w:r>
          <w:r>
            <w:instrText xml:space="preserve"> PAGEREF _Toc12628041 \h </w:instrText>
          </w:r>
          <w:r>
            <w:fldChar w:fldCharType="separate"/>
          </w:r>
          <w:r>
            <w:t>19</w:t>
          </w:r>
          <w:r>
            <w:fldChar w:fldCharType="end"/>
          </w:r>
          <w:r>
            <w:fldChar w:fldCharType="end"/>
          </w:r>
        </w:p>
        <w:p>
          <w:pPr>
            <w:pStyle w:val="22"/>
            <w:tabs>
              <w:tab w:val="left" w:pos="1100"/>
              <w:tab w:val="right" w:leader="dot" w:pos="9016"/>
            </w:tabs>
            <w:rPr>
              <w:rFonts w:asciiTheme="minorHAnsi" w:hAnsiTheme="minorHAnsi" w:cstheme="minorBidi"/>
              <w:sz w:val="22"/>
              <w:lang w:eastAsia="en-IN"/>
            </w:rPr>
          </w:pPr>
          <w:r>
            <w:fldChar w:fldCharType="begin"/>
          </w:r>
          <w:r>
            <w:instrText xml:space="preserve"> HYPERLINK \l "_Toc12628042" </w:instrText>
          </w:r>
          <w:r>
            <w:fldChar w:fldCharType="separate"/>
          </w:r>
          <w:r>
            <w:rPr>
              <w:rStyle w:val="26"/>
            </w:rPr>
            <w:t>3.2.</w:t>
          </w:r>
          <w:r>
            <w:rPr>
              <w:rFonts w:asciiTheme="minorHAnsi" w:hAnsiTheme="minorHAnsi" w:cstheme="minorBidi"/>
              <w:sz w:val="22"/>
              <w:lang w:eastAsia="en-IN"/>
            </w:rPr>
            <w:tab/>
          </w:r>
          <w:r>
            <w:rPr>
              <w:rStyle w:val="26"/>
            </w:rPr>
            <w:t>Changes with the variation of V</w:t>
          </w:r>
          <w:r>
            <w:rPr>
              <w:rStyle w:val="26"/>
              <w:vertAlign w:val="subscript"/>
            </w:rPr>
            <w:t>CB</w:t>
          </w:r>
          <w:r>
            <w:tab/>
          </w:r>
          <w:r>
            <w:fldChar w:fldCharType="begin"/>
          </w:r>
          <w:r>
            <w:instrText xml:space="preserve"> PAGEREF _Toc12628042 \h </w:instrText>
          </w:r>
          <w:r>
            <w:fldChar w:fldCharType="separate"/>
          </w:r>
          <w:r>
            <w:t>19</w:t>
          </w:r>
          <w:r>
            <w:fldChar w:fldCharType="end"/>
          </w:r>
          <w:r>
            <w:fldChar w:fldCharType="end"/>
          </w:r>
        </w:p>
        <w:p>
          <w:pPr>
            <w:pStyle w:val="22"/>
            <w:tabs>
              <w:tab w:val="left" w:pos="1100"/>
              <w:tab w:val="right" w:leader="dot" w:pos="9016"/>
            </w:tabs>
            <w:rPr>
              <w:rFonts w:asciiTheme="minorHAnsi" w:hAnsiTheme="minorHAnsi" w:cstheme="minorBidi"/>
              <w:sz w:val="22"/>
              <w:lang w:eastAsia="en-IN"/>
            </w:rPr>
          </w:pPr>
          <w:r>
            <w:fldChar w:fldCharType="begin"/>
          </w:r>
          <w:r>
            <w:instrText xml:space="preserve"> HYPERLINK \l "_Toc12628043" </w:instrText>
          </w:r>
          <w:r>
            <w:fldChar w:fldCharType="separate"/>
          </w:r>
          <w:r>
            <w:rPr>
              <w:rStyle w:val="26"/>
            </w:rPr>
            <w:t>3.3.</w:t>
          </w:r>
          <w:r>
            <w:rPr>
              <w:rFonts w:asciiTheme="minorHAnsi" w:hAnsiTheme="minorHAnsi" w:cstheme="minorBidi"/>
              <w:sz w:val="22"/>
              <w:lang w:eastAsia="en-IN"/>
            </w:rPr>
            <w:tab/>
          </w:r>
          <w:r>
            <w:rPr>
              <w:rStyle w:val="26"/>
            </w:rPr>
            <w:t xml:space="preserve">N type body </w:t>
          </w:r>
          <w:r>
            <w:tab/>
          </w:r>
          <w:r>
            <w:fldChar w:fldCharType="begin"/>
          </w:r>
          <w:r>
            <w:instrText xml:space="preserve"> PAGEREF _Toc12628043 \h </w:instrText>
          </w:r>
          <w:r>
            <w:fldChar w:fldCharType="separate"/>
          </w:r>
          <w:r>
            <w:t>22</w:t>
          </w:r>
          <w:r>
            <w:fldChar w:fldCharType="end"/>
          </w:r>
          <w:r>
            <w:fldChar w:fldCharType="end"/>
          </w:r>
        </w:p>
        <w:p>
          <w:pPr>
            <w:pStyle w:val="22"/>
            <w:tabs>
              <w:tab w:val="left" w:pos="1100"/>
              <w:tab w:val="right" w:leader="dot" w:pos="9016"/>
            </w:tabs>
            <w:rPr>
              <w:rFonts w:asciiTheme="minorHAnsi" w:hAnsiTheme="minorHAnsi" w:cstheme="minorBidi"/>
              <w:sz w:val="22"/>
              <w:lang w:eastAsia="en-IN"/>
            </w:rPr>
          </w:pPr>
          <w:r>
            <w:fldChar w:fldCharType="begin"/>
          </w:r>
          <w:r>
            <w:instrText xml:space="preserve"> HYPERLINK \l "_Toc12628044" </w:instrText>
          </w:r>
          <w:r>
            <w:fldChar w:fldCharType="separate"/>
          </w:r>
          <w:r>
            <w:rPr>
              <w:rStyle w:val="26"/>
            </w:rPr>
            <w:t>3.4.</w:t>
          </w:r>
          <w:r>
            <w:rPr>
              <w:rFonts w:asciiTheme="minorHAnsi" w:hAnsiTheme="minorHAnsi" w:cstheme="minorBidi"/>
              <w:sz w:val="22"/>
              <w:lang w:eastAsia="en-IN"/>
            </w:rPr>
            <w:tab/>
          </w:r>
          <w:r>
            <w:rPr>
              <w:rStyle w:val="26"/>
            </w:rPr>
            <w:t xml:space="preserve">P type body </w:t>
          </w:r>
          <w:r>
            <w:tab/>
          </w:r>
          <w:r>
            <w:fldChar w:fldCharType="begin"/>
          </w:r>
          <w:r>
            <w:instrText xml:space="preserve"> PAGEREF _Toc12628044 \h </w:instrText>
          </w:r>
          <w:r>
            <w:fldChar w:fldCharType="separate"/>
          </w:r>
          <w:r>
            <w:t>22</w:t>
          </w:r>
          <w:r>
            <w:fldChar w:fldCharType="end"/>
          </w:r>
          <w:r>
            <w:fldChar w:fldCharType="end"/>
          </w:r>
        </w:p>
        <w:p>
          <w:pPr>
            <w:pStyle w:val="22"/>
            <w:tabs>
              <w:tab w:val="left" w:pos="1100"/>
              <w:tab w:val="right" w:leader="dot" w:pos="9016"/>
            </w:tabs>
            <w:rPr>
              <w:rFonts w:asciiTheme="minorHAnsi" w:hAnsiTheme="minorHAnsi" w:cstheme="minorBidi"/>
              <w:sz w:val="22"/>
              <w:lang w:eastAsia="en-IN"/>
            </w:rPr>
          </w:pPr>
          <w:r>
            <w:fldChar w:fldCharType="begin"/>
          </w:r>
          <w:r>
            <w:instrText xml:space="preserve"> HYPERLINK \l "_Toc12628045" </w:instrText>
          </w:r>
          <w:r>
            <w:fldChar w:fldCharType="separate"/>
          </w:r>
          <w:r>
            <w:rPr>
              <w:rStyle w:val="26"/>
            </w:rPr>
            <w:t>3.5.</w:t>
          </w:r>
          <w:r>
            <w:rPr>
              <w:rFonts w:asciiTheme="minorHAnsi" w:hAnsiTheme="minorHAnsi" w:cstheme="minorBidi"/>
              <w:sz w:val="22"/>
              <w:lang w:eastAsia="en-IN"/>
            </w:rPr>
            <w:tab/>
          </w:r>
          <w:r>
            <w:rPr>
              <w:rStyle w:val="26"/>
            </w:rPr>
            <w:t>For nMOS:-</w:t>
          </w:r>
          <w:r>
            <w:tab/>
          </w:r>
          <w:r>
            <w:fldChar w:fldCharType="begin"/>
          </w:r>
          <w:r>
            <w:instrText xml:space="preserve"> PAGEREF _Toc12628045 \h </w:instrText>
          </w:r>
          <w:r>
            <w:fldChar w:fldCharType="separate"/>
          </w:r>
          <w:r>
            <w:t>23</w:t>
          </w:r>
          <w:r>
            <w:fldChar w:fldCharType="end"/>
          </w:r>
          <w:r>
            <w:fldChar w:fldCharType="end"/>
          </w:r>
        </w:p>
        <w:p>
          <w:pPr>
            <w:pStyle w:val="22"/>
            <w:tabs>
              <w:tab w:val="left" w:pos="1100"/>
              <w:tab w:val="right" w:leader="dot" w:pos="9016"/>
            </w:tabs>
            <w:rPr>
              <w:rFonts w:asciiTheme="minorHAnsi" w:hAnsiTheme="minorHAnsi" w:cstheme="minorBidi"/>
              <w:sz w:val="22"/>
              <w:lang w:eastAsia="en-IN"/>
            </w:rPr>
          </w:pPr>
          <w:r>
            <w:fldChar w:fldCharType="begin"/>
          </w:r>
          <w:r>
            <w:instrText xml:space="preserve"> HYPERLINK \l "_Toc12628046" </w:instrText>
          </w:r>
          <w:r>
            <w:fldChar w:fldCharType="separate"/>
          </w:r>
          <w:r>
            <w:rPr>
              <w:rStyle w:val="26"/>
            </w:rPr>
            <w:t>3.6.</w:t>
          </w:r>
          <w:r>
            <w:rPr>
              <w:rFonts w:asciiTheme="minorHAnsi" w:hAnsiTheme="minorHAnsi" w:cstheme="minorBidi"/>
              <w:sz w:val="22"/>
              <w:lang w:eastAsia="en-IN"/>
            </w:rPr>
            <w:tab/>
          </w:r>
          <w:r>
            <w:rPr>
              <w:rStyle w:val="26"/>
            </w:rPr>
            <w:t>For pMOS:-</w:t>
          </w:r>
          <w:r>
            <w:tab/>
          </w:r>
          <w:r>
            <w:fldChar w:fldCharType="begin"/>
          </w:r>
          <w:r>
            <w:instrText xml:space="preserve"> PAGEREF _Toc12628046 \h </w:instrText>
          </w:r>
          <w:r>
            <w:fldChar w:fldCharType="separate"/>
          </w:r>
          <w:r>
            <w:t>23</w:t>
          </w:r>
          <w:r>
            <w:fldChar w:fldCharType="end"/>
          </w:r>
          <w:r>
            <w:fldChar w:fldCharType="end"/>
          </w:r>
        </w:p>
        <w:p>
          <w:pPr>
            <w:pStyle w:val="21"/>
            <w:tabs>
              <w:tab w:val="left" w:pos="440"/>
              <w:tab w:val="right" w:leader="dot" w:pos="9016"/>
            </w:tabs>
            <w:rPr>
              <w:rFonts w:asciiTheme="minorHAnsi" w:hAnsiTheme="minorHAnsi" w:cstheme="minorBidi"/>
              <w:sz w:val="22"/>
              <w:lang w:eastAsia="en-IN"/>
            </w:rPr>
          </w:pPr>
          <w:r>
            <w:fldChar w:fldCharType="begin"/>
          </w:r>
          <w:r>
            <w:instrText xml:space="preserve"> HYPERLINK \l "_Toc12628047" </w:instrText>
          </w:r>
          <w:r>
            <w:fldChar w:fldCharType="separate"/>
          </w:r>
          <w:r>
            <w:rPr>
              <w:rStyle w:val="26"/>
            </w:rPr>
            <w:t>4.</w:t>
          </w:r>
          <w:r>
            <w:rPr>
              <w:rFonts w:asciiTheme="minorHAnsi" w:hAnsiTheme="minorHAnsi" w:cstheme="minorBidi"/>
              <w:sz w:val="22"/>
              <w:lang w:eastAsia="en-IN"/>
            </w:rPr>
            <w:tab/>
          </w:r>
          <w:r>
            <w:rPr>
              <w:rFonts w:asciiTheme="minorHAnsi" w:hAnsiTheme="minorHAnsi" w:cstheme="minorBidi"/>
              <w:sz w:val="22"/>
              <w:lang w:eastAsia="en-IN"/>
            </w:rPr>
            <w:t xml:space="preserve">4 </w:t>
          </w:r>
          <w:r>
            <w:rPr>
              <w:rStyle w:val="26"/>
            </w:rPr>
            <w:t>Terminal MOS Structure</w:t>
          </w:r>
          <w:r>
            <w:tab/>
          </w:r>
          <w:r>
            <w:fldChar w:fldCharType="begin"/>
          </w:r>
          <w:r>
            <w:instrText xml:space="preserve"> PAGEREF _Toc12628047 \h </w:instrText>
          </w:r>
          <w:r>
            <w:fldChar w:fldCharType="separate"/>
          </w:r>
          <w:r>
            <w:t>24</w:t>
          </w:r>
          <w:r>
            <w:fldChar w:fldCharType="end"/>
          </w:r>
          <w:r>
            <w:fldChar w:fldCharType="end"/>
          </w:r>
        </w:p>
        <w:p>
          <w:pPr>
            <w:pStyle w:val="22"/>
            <w:tabs>
              <w:tab w:val="left" w:pos="1100"/>
              <w:tab w:val="right" w:leader="dot" w:pos="9016"/>
            </w:tabs>
            <w:rPr>
              <w:rFonts w:asciiTheme="minorHAnsi" w:hAnsiTheme="minorHAnsi" w:cstheme="minorBidi"/>
              <w:sz w:val="22"/>
              <w:lang w:eastAsia="en-IN"/>
            </w:rPr>
          </w:pPr>
          <w:r>
            <w:fldChar w:fldCharType="begin"/>
          </w:r>
          <w:r>
            <w:instrText xml:space="preserve"> HYPERLINK \l "_Toc12628048" </w:instrText>
          </w:r>
          <w:r>
            <w:fldChar w:fldCharType="separate"/>
          </w:r>
          <w:r>
            <w:rPr>
              <w:rStyle w:val="26"/>
            </w:rPr>
            <w:t>4.1.</w:t>
          </w:r>
          <w:r>
            <w:rPr>
              <w:rFonts w:asciiTheme="minorHAnsi" w:hAnsiTheme="minorHAnsi" w:cstheme="minorBidi"/>
              <w:sz w:val="22"/>
              <w:lang w:eastAsia="en-IN"/>
            </w:rPr>
            <w:tab/>
          </w:r>
          <w:r>
            <w:rPr>
              <w:rStyle w:val="26"/>
            </w:rPr>
            <w:t>Introduction</w:t>
          </w:r>
          <w:r>
            <w:tab/>
          </w:r>
          <w:r>
            <w:fldChar w:fldCharType="begin"/>
          </w:r>
          <w:r>
            <w:instrText xml:space="preserve"> PAGEREF _Toc12628048 \h </w:instrText>
          </w:r>
          <w:r>
            <w:fldChar w:fldCharType="separate"/>
          </w:r>
          <w:r>
            <w:t>24</w:t>
          </w:r>
          <w:r>
            <w:fldChar w:fldCharType="end"/>
          </w:r>
          <w:r>
            <w:fldChar w:fldCharType="end"/>
          </w:r>
        </w:p>
        <w:p>
          <w:pPr>
            <w:pStyle w:val="22"/>
            <w:tabs>
              <w:tab w:val="left" w:pos="1100"/>
              <w:tab w:val="right" w:leader="dot" w:pos="9016"/>
            </w:tabs>
            <w:rPr>
              <w:rFonts w:asciiTheme="minorHAnsi" w:hAnsiTheme="minorHAnsi" w:cstheme="minorBidi"/>
              <w:sz w:val="22"/>
              <w:lang w:eastAsia="en-IN"/>
            </w:rPr>
          </w:pPr>
          <w:r>
            <w:fldChar w:fldCharType="begin"/>
          </w:r>
          <w:r>
            <w:instrText xml:space="preserve"> HYPERLINK \l "_Toc12628049" </w:instrText>
          </w:r>
          <w:r>
            <w:fldChar w:fldCharType="separate"/>
          </w:r>
          <w:r>
            <w:rPr>
              <w:rStyle w:val="26"/>
            </w:rPr>
            <w:t>4.2.</w:t>
          </w:r>
          <w:r>
            <w:rPr>
              <w:rFonts w:asciiTheme="minorHAnsi" w:hAnsiTheme="minorHAnsi" w:cstheme="minorBidi"/>
              <w:sz w:val="22"/>
              <w:lang w:eastAsia="en-IN"/>
            </w:rPr>
            <w:tab/>
          </w:r>
          <w:r>
            <w:rPr>
              <w:rStyle w:val="26"/>
            </w:rPr>
            <w:t>Evaluating ѱ</w:t>
          </w:r>
          <w:r>
            <w:rPr>
              <w:rStyle w:val="26"/>
              <w:vertAlign w:val="subscript"/>
            </w:rPr>
            <w:t>s0</w:t>
          </w:r>
          <w:r>
            <w:rPr>
              <w:rStyle w:val="26"/>
            </w:rPr>
            <w:t xml:space="preserve"> and ѱ</w:t>
          </w:r>
          <w:r>
            <w:rPr>
              <w:rStyle w:val="26"/>
              <w:vertAlign w:val="subscript"/>
            </w:rPr>
            <w:t>sL</w:t>
          </w:r>
          <w:r>
            <w:tab/>
          </w:r>
          <w:r>
            <w:fldChar w:fldCharType="begin"/>
          </w:r>
          <w:r>
            <w:instrText xml:space="preserve"> PAGEREF _Toc12628049 \h </w:instrText>
          </w:r>
          <w:r>
            <w:fldChar w:fldCharType="separate"/>
          </w:r>
          <w:r>
            <w:t>25</w:t>
          </w:r>
          <w:r>
            <w:fldChar w:fldCharType="end"/>
          </w:r>
          <w:r>
            <w:fldChar w:fldCharType="end"/>
          </w:r>
        </w:p>
        <w:p>
          <w:pPr>
            <w:pStyle w:val="22"/>
            <w:tabs>
              <w:tab w:val="left" w:pos="1100"/>
              <w:tab w:val="right" w:leader="dot" w:pos="9016"/>
            </w:tabs>
            <w:rPr>
              <w:rFonts w:asciiTheme="minorHAnsi" w:hAnsiTheme="minorHAnsi" w:cstheme="minorBidi"/>
              <w:sz w:val="22"/>
              <w:lang w:eastAsia="en-IN"/>
            </w:rPr>
          </w:pPr>
          <w:r>
            <w:fldChar w:fldCharType="begin"/>
          </w:r>
          <w:r>
            <w:instrText xml:space="preserve"> HYPERLINK \l "_Toc12628050" </w:instrText>
          </w:r>
          <w:r>
            <w:fldChar w:fldCharType="separate"/>
          </w:r>
          <w:r>
            <w:rPr>
              <w:rStyle w:val="26"/>
            </w:rPr>
            <w:t>4.3.</w:t>
          </w:r>
          <w:r>
            <w:rPr>
              <w:rFonts w:asciiTheme="minorHAnsi" w:hAnsiTheme="minorHAnsi" w:cstheme="minorBidi"/>
              <w:sz w:val="22"/>
              <w:lang w:eastAsia="en-IN"/>
            </w:rPr>
            <w:tab/>
          </w:r>
          <w:r>
            <w:rPr>
              <w:rStyle w:val="26"/>
            </w:rPr>
            <w:t>NMOS</w:t>
          </w:r>
          <w:r>
            <w:tab/>
          </w:r>
          <w:r>
            <w:fldChar w:fldCharType="begin"/>
          </w:r>
          <w:r>
            <w:instrText xml:space="preserve"> PAGEREF _Toc12628050 \h </w:instrText>
          </w:r>
          <w:r>
            <w:fldChar w:fldCharType="separate"/>
          </w:r>
          <w:r>
            <w:t>26</w:t>
          </w:r>
          <w:r>
            <w:fldChar w:fldCharType="end"/>
          </w:r>
          <w:r>
            <w:fldChar w:fldCharType="end"/>
          </w:r>
        </w:p>
        <w:p>
          <w:pPr>
            <w:pStyle w:val="22"/>
            <w:tabs>
              <w:tab w:val="left" w:pos="1100"/>
              <w:tab w:val="right" w:leader="dot" w:pos="9016"/>
            </w:tabs>
            <w:rPr>
              <w:rFonts w:asciiTheme="minorHAnsi" w:hAnsiTheme="minorHAnsi" w:cstheme="minorBidi"/>
              <w:sz w:val="22"/>
              <w:lang w:eastAsia="en-IN"/>
            </w:rPr>
          </w:pPr>
          <w:r>
            <w:fldChar w:fldCharType="begin"/>
          </w:r>
          <w:r>
            <w:instrText xml:space="preserve"> HYPERLINK \l "_Toc12628051" </w:instrText>
          </w:r>
          <w:r>
            <w:fldChar w:fldCharType="separate"/>
          </w:r>
          <w:r>
            <w:rPr>
              <w:rStyle w:val="26"/>
            </w:rPr>
            <w:t>4.4.</w:t>
          </w:r>
          <w:r>
            <w:rPr>
              <w:rFonts w:asciiTheme="minorHAnsi" w:hAnsiTheme="minorHAnsi" w:cstheme="minorBidi"/>
              <w:sz w:val="22"/>
              <w:lang w:eastAsia="en-IN"/>
            </w:rPr>
            <w:tab/>
          </w:r>
          <w:r>
            <w:rPr>
              <w:rStyle w:val="26"/>
            </w:rPr>
            <w:t>PMOS:-</w:t>
          </w:r>
          <w:r>
            <w:tab/>
          </w:r>
          <w:r>
            <w:fldChar w:fldCharType="begin"/>
          </w:r>
          <w:r>
            <w:instrText xml:space="preserve"> PAGEREF _Toc12628051 \h </w:instrText>
          </w:r>
          <w:r>
            <w:fldChar w:fldCharType="separate"/>
          </w:r>
          <w:r>
            <w:t>27</w:t>
          </w:r>
          <w:r>
            <w:fldChar w:fldCharType="end"/>
          </w:r>
          <w:r>
            <w:fldChar w:fldCharType="end"/>
          </w:r>
        </w:p>
        <w:p>
          <w:pPr>
            <w:pStyle w:val="21"/>
            <w:tabs>
              <w:tab w:val="left" w:pos="440"/>
              <w:tab w:val="right" w:leader="dot" w:pos="9016"/>
            </w:tabs>
            <w:rPr>
              <w:rFonts w:asciiTheme="minorHAnsi" w:hAnsiTheme="minorHAnsi" w:cstheme="minorBidi"/>
              <w:sz w:val="22"/>
              <w:lang w:eastAsia="en-IN"/>
            </w:rPr>
          </w:pPr>
          <w:r>
            <w:fldChar w:fldCharType="begin"/>
          </w:r>
          <w:r>
            <w:instrText xml:space="preserve"> HYPERLINK \l "_Toc12628052" </w:instrText>
          </w:r>
          <w:r>
            <w:fldChar w:fldCharType="separate"/>
          </w:r>
          <w:r>
            <w:rPr>
              <w:rStyle w:val="26"/>
            </w:rPr>
            <w:t>5.</w:t>
          </w:r>
          <w:r>
            <w:rPr>
              <w:rFonts w:asciiTheme="minorHAnsi" w:hAnsiTheme="minorHAnsi" w:cstheme="minorBidi"/>
              <w:sz w:val="22"/>
              <w:lang w:eastAsia="en-IN"/>
            </w:rPr>
            <w:tab/>
          </w:r>
          <w:r>
            <w:rPr>
              <w:rStyle w:val="26"/>
            </w:rPr>
            <w:t>Conclusion and Discussion</w:t>
          </w:r>
          <w:r>
            <w:tab/>
          </w:r>
          <w:r>
            <w:fldChar w:fldCharType="begin"/>
          </w:r>
          <w:r>
            <w:instrText xml:space="preserve"> PAGEREF _Toc12628052 \h </w:instrText>
          </w:r>
          <w:r>
            <w:fldChar w:fldCharType="separate"/>
          </w:r>
          <w:r>
            <w:t>30</w:t>
          </w:r>
          <w:r>
            <w:fldChar w:fldCharType="end"/>
          </w:r>
          <w:r>
            <w:fldChar w:fldCharType="end"/>
          </w:r>
        </w:p>
        <w:p>
          <w:pPr>
            <w:pStyle w:val="21"/>
            <w:tabs>
              <w:tab w:val="left" w:pos="440"/>
              <w:tab w:val="right" w:leader="dot" w:pos="9016"/>
            </w:tabs>
            <w:rPr>
              <w:rFonts w:asciiTheme="minorHAnsi" w:hAnsiTheme="minorHAnsi" w:cstheme="minorBidi"/>
              <w:sz w:val="22"/>
              <w:lang w:eastAsia="en-IN"/>
            </w:rPr>
          </w:pPr>
          <w:r>
            <w:fldChar w:fldCharType="begin"/>
          </w:r>
          <w:r>
            <w:instrText xml:space="preserve"> HYPERLINK \l "_Toc12628053" </w:instrText>
          </w:r>
          <w:r>
            <w:fldChar w:fldCharType="separate"/>
          </w:r>
          <w:r>
            <w:rPr>
              <w:rStyle w:val="26"/>
            </w:rPr>
            <w:t>6.</w:t>
          </w:r>
          <w:r>
            <w:rPr>
              <w:rFonts w:asciiTheme="minorHAnsi" w:hAnsiTheme="minorHAnsi" w:cstheme="minorBidi"/>
              <w:sz w:val="22"/>
              <w:lang w:eastAsia="en-IN"/>
            </w:rPr>
            <w:tab/>
          </w:r>
          <w:r>
            <w:rPr>
              <w:rStyle w:val="26"/>
            </w:rPr>
            <w:t>References</w:t>
          </w:r>
          <w:r>
            <w:tab/>
          </w:r>
          <w:r>
            <w:fldChar w:fldCharType="begin"/>
          </w:r>
          <w:r>
            <w:instrText xml:space="preserve"> PAGEREF _Toc12628053 \h </w:instrText>
          </w:r>
          <w:r>
            <w:fldChar w:fldCharType="separate"/>
          </w:r>
          <w:r>
            <w:t>31</w:t>
          </w:r>
          <w:r>
            <w:fldChar w:fldCharType="end"/>
          </w:r>
          <w:r>
            <w:fldChar w:fldCharType="end"/>
          </w:r>
        </w:p>
        <w:p>
          <w:pPr/>
          <w:r>
            <w:rPr>
              <w:b/>
              <w:bCs/>
            </w:rPr>
            <w:fldChar w:fldCharType="end"/>
          </w:r>
        </w:p>
      </w:sdtContent>
    </w:sdt>
    <w:p>
      <w:pPr>
        <w:rPr>
          <w:rFonts w:asciiTheme="minorHAnsi" w:hAnsiTheme="minorHAnsi" w:cstheme="minorBidi"/>
          <w:sz w:val="48"/>
          <w:szCs w:val="48"/>
        </w:rPr>
      </w:pPr>
    </w:p>
    <w:p>
      <w:pPr>
        <w:pStyle w:val="20"/>
        <w:jc w:val="center"/>
      </w:pPr>
      <w:r>
        <w:t>List of Figures</w:t>
      </w:r>
      <w:r>
        <w:fldChar w:fldCharType="begin"/>
      </w:r>
      <w:r>
        <w:instrText xml:space="preserve"> TOC \h \z \c "Figure" </w:instrText>
      </w:r>
      <w:r>
        <w:fldChar w:fldCharType="separate"/>
      </w:r>
    </w:p>
    <w:p>
      <w:pPr>
        <w:pStyle w:val="19"/>
        <w:tabs>
          <w:tab w:val="right" w:leader="dot" w:pos="9016"/>
        </w:tabs>
      </w:pPr>
      <w:r>
        <w:fldChar w:fldCharType="begin"/>
      </w:r>
      <w:r>
        <w:instrText xml:space="preserve"> HYPERLINK \l "_Toc12630083" </w:instrText>
      </w:r>
      <w:r>
        <w:fldChar w:fldCharType="separate"/>
      </w:r>
      <w:r>
        <w:rPr>
          <w:rStyle w:val="26"/>
        </w:rPr>
        <w:t>Figure 1: Simplified Structure of the n-channel MOS transistor</w:t>
      </w:r>
      <w:r>
        <w:tab/>
      </w:r>
      <w:r>
        <w:fldChar w:fldCharType="begin"/>
      </w:r>
      <w:r>
        <w:instrText xml:space="preserve"> PAGEREF _Toc12630083 \h </w:instrText>
      </w:r>
      <w:r>
        <w:fldChar w:fldCharType="separate"/>
      </w:r>
      <w:r>
        <w:t>8</w:t>
      </w:r>
      <w:r>
        <w:fldChar w:fldCharType="end"/>
      </w:r>
      <w:r>
        <w:fldChar w:fldCharType="end"/>
      </w:r>
    </w:p>
    <w:p>
      <w:pPr>
        <w:pStyle w:val="19"/>
        <w:tabs>
          <w:tab w:val="right" w:leader="dot" w:pos="9016"/>
        </w:tabs>
      </w:pPr>
      <w:r>
        <w:fldChar w:fldCharType="begin"/>
      </w:r>
      <w:r>
        <w:instrText xml:space="preserve"> HYPERLINK \l "_Toc12630084" </w:instrText>
      </w:r>
      <w:r>
        <w:fldChar w:fldCharType="separate"/>
      </w:r>
      <w:r>
        <w:rPr>
          <w:rStyle w:val="26"/>
        </w:rPr>
        <w:t>Figure 2: Main page of the tool</w:t>
      </w:r>
      <w:r>
        <w:tab/>
      </w:r>
      <w:r>
        <w:fldChar w:fldCharType="begin"/>
      </w:r>
      <w:r>
        <w:instrText xml:space="preserve"> PAGEREF _Toc12630084 \h </w:instrText>
      </w:r>
      <w:r>
        <w:fldChar w:fldCharType="separate"/>
      </w:r>
      <w:r>
        <w:t>9</w:t>
      </w:r>
      <w:r>
        <w:fldChar w:fldCharType="end"/>
      </w:r>
      <w:r>
        <w:fldChar w:fldCharType="end"/>
      </w:r>
    </w:p>
    <w:p>
      <w:pPr>
        <w:pStyle w:val="19"/>
        <w:tabs>
          <w:tab w:val="right" w:leader="dot" w:pos="9016"/>
        </w:tabs>
      </w:pPr>
      <w:r>
        <w:fldChar w:fldCharType="begin"/>
      </w:r>
      <w:r>
        <w:instrText xml:space="preserve"> HYPERLINK \l "_Toc12630085" </w:instrText>
      </w:r>
      <w:r>
        <w:fldChar w:fldCharType="separate"/>
      </w:r>
      <w:r>
        <w:rPr>
          <w:rStyle w:val="26"/>
        </w:rPr>
        <w:t>Figure 3: This shows the results of the n type body MOS Capacitor</w:t>
      </w:r>
      <w:r>
        <w:tab/>
      </w:r>
      <w:r>
        <w:fldChar w:fldCharType="begin"/>
      </w:r>
      <w:r>
        <w:instrText xml:space="preserve"> PAGEREF _Toc12630085 \h </w:instrText>
      </w:r>
      <w:r>
        <w:fldChar w:fldCharType="separate"/>
      </w:r>
      <w:r>
        <w:t>14</w:t>
      </w:r>
      <w:r>
        <w:fldChar w:fldCharType="end"/>
      </w:r>
      <w:r>
        <w:fldChar w:fldCharType="end"/>
      </w:r>
    </w:p>
    <w:p>
      <w:pPr>
        <w:pStyle w:val="19"/>
        <w:tabs>
          <w:tab w:val="right" w:leader="dot" w:pos="9016"/>
        </w:tabs>
      </w:pPr>
      <w:r>
        <w:fldChar w:fldCharType="begin"/>
      </w:r>
      <w:r>
        <w:instrText xml:space="preserve"> HYPERLINK \l "_Toc12630086" </w:instrText>
      </w:r>
      <w:r>
        <w:fldChar w:fldCharType="separate"/>
      </w:r>
      <w:r>
        <w:rPr>
          <w:rStyle w:val="26"/>
        </w:rPr>
        <w:t>Figure 4: the results of the p type body MOS Capacitor</w:t>
      </w:r>
      <w:r>
        <w:tab/>
      </w:r>
      <w:r>
        <w:fldChar w:fldCharType="begin"/>
      </w:r>
      <w:r>
        <w:instrText xml:space="preserve"> PAGEREF _Toc12630086 \h </w:instrText>
      </w:r>
      <w:r>
        <w:fldChar w:fldCharType="separate"/>
      </w:r>
      <w:r>
        <w:t>14</w:t>
      </w:r>
      <w:r>
        <w:fldChar w:fldCharType="end"/>
      </w:r>
      <w:r>
        <w:fldChar w:fldCharType="end"/>
      </w:r>
    </w:p>
    <w:p>
      <w:pPr>
        <w:pStyle w:val="19"/>
        <w:tabs>
          <w:tab w:val="right" w:leader="dot" w:pos="9016"/>
        </w:tabs>
      </w:pPr>
      <w:r>
        <w:fldChar w:fldCharType="begin"/>
      </w:r>
      <w:r>
        <w:instrText xml:space="preserve"> HYPERLINK \l "_Toc12630087" </w:instrText>
      </w:r>
      <w:r>
        <w:fldChar w:fldCharType="separate"/>
      </w:r>
      <w:r>
        <w:rPr>
          <w:rStyle w:val="26"/>
        </w:rPr>
        <w:t>Figure 5: the results of the graph between ѱ wrt to the distance y</w:t>
      </w:r>
      <w:r>
        <w:tab/>
      </w:r>
      <w:r>
        <w:fldChar w:fldCharType="begin"/>
      </w:r>
      <w:r>
        <w:instrText xml:space="preserve"> PAGEREF _Toc12630087 \h </w:instrText>
      </w:r>
      <w:r>
        <w:fldChar w:fldCharType="separate"/>
      </w:r>
      <w:r>
        <w:t>15</w:t>
      </w:r>
      <w:r>
        <w:fldChar w:fldCharType="end"/>
      </w:r>
      <w:r>
        <w:fldChar w:fldCharType="end"/>
      </w:r>
    </w:p>
    <w:p>
      <w:pPr>
        <w:pStyle w:val="19"/>
        <w:tabs>
          <w:tab w:val="right" w:leader="dot" w:pos="9016"/>
        </w:tabs>
      </w:pPr>
      <w:r>
        <w:fldChar w:fldCharType="begin"/>
      </w:r>
      <w:r>
        <w:instrText xml:space="preserve"> HYPERLINK \l "_Toc12630088" </w:instrText>
      </w:r>
      <w:r>
        <w:fldChar w:fldCharType="separate"/>
      </w:r>
      <w:r>
        <w:rPr>
          <w:rStyle w:val="26"/>
        </w:rPr>
        <w:t>Figure 6: Addition of graphs for comparison purpose</w:t>
      </w:r>
      <w:r>
        <w:tab/>
      </w:r>
      <w:r>
        <w:fldChar w:fldCharType="begin"/>
      </w:r>
      <w:r>
        <w:instrText xml:space="preserve"> PAGEREF _Toc12630088 \h </w:instrText>
      </w:r>
      <w:r>
        <w:fldChar w:fldCharType="separate"/>
      </w:r>
      <w:r>
        <w:t>15</w:t>
      </w:r>
      <w:r>
        <w:fldChar w:fldCharType="end"/>
      </w:r>
      <w:r>
        <w:fldChar w:fldCharType="end"/>
      </w:r>
    </w:p>
    <w:p>
      <w:pPr>
        <w:pStyle w:val="19"/>
        <w:tabs>
          <w:tab w:val="right" w:leader="dot" w:pos="9016"/>
        </w:tabs>
      </w:pPr>
      <w:r>
        <w:fldChar w:fldCharType="begin"/>
      </w:r>
      <w:r>
        <w:instrText xml:space="preserve"> HYPERLINK \l "_Toc12630089" </w:instrText>
      </w:r>
      <w:r>
        <w:fldChar w:fldCharType="separate"/>
      </w:r>
      <w:r>
        <w:rPr>
          <w:rStyle w:val="26"/>
        </w:rPr>
        <w:t>Figure 7: the approximate values for initial conditions of Newton Raphson method</w:t>
      </w:r>
      <w:r>
        <w:tab/>
      </w:r>
      <w:r>
        <w:fldChar w:fldCharType="begin"/>
      </w:r>
      <w:r>
        <w:instrText xml:space="preserve"> PAGEREF _Toc12630089 \h </w:instrText>
      </w:r>
      <w:r>
        <w:fldChar w:fldCharType="separate"/>
      </w:r>
      <w:r>
        <w:t>17</w:t>
      </w:r>
      <w:r>
        <w:fldChar w:fldCharType="end"/>
      </w:r>
      <w:r>
        <w:fldChar w:fldCharType="end"/>
      </w:r>
    </w:p>
    <w:p>
      <w:pPr>
        <w:pStyle w:val="19"/>
        <w:tabs>
          <w:tab w:val="right" w:leader="dot" w:pos="9016"/>
        </w:tabs>
      </w:pPr>
      <w:r>
        <w:fldChar w:fldCharType="begin"/>
      </w:r>
      <w:r>
        <w:instrText xml:space="preserve"> HYPERLINK \l "_Toc12630090" </w:instrText>
      </w:r>
      <w:r>
        <w:fldChar w:fldCharType="separate"/>
      </w:r>
      <w:r>
        <w:rPr>
          <w:rStyle w:val="26"/>
        </w:rPr>
        <w:t>Figure 8: Verification of VGB  Vs ѱs  graph</w:t>
      </w:r>
      <w:r>
        <w:tab/>
      </w:r>
      <w:r>
        <w:fldChar w:fldCharType="begin"/>
      </w:r>
      <w:r>
        <w:instrText xml:space="preserve"> PAGEREF _Toc12630090 \h </w:instrText>
      </w:r>
      <w:r>
        <w:fldChar w:fldCharType="separate"/>
      </w:r>
      <w:r>
        <w:t>18</w:t>
      </w:r>
      <w:r>
        <w:fldChar w:fldCharType="end"/>
      </w:r>
      <w:r>
        <w:fldChar w:fldCharType="end"/>
      </w:r>
    </w:p>
    <w:p>
      <w:pPr>
        <w:pStyle w:val="19"/>
        <w:tabs>
          <w:tab w:val="right" w:leader="dot" w:pos="9016"/>
        </w:tabs>
      </w:pPr>
      <w:r>
        <w:fldChar w:fldCharType="begin"/>
      </w:r>
      <w:r>
        <w:instrText xml:space="preserve"> HYPERLINK \l "_Toc12630091" </w:instrText>
      </w:r>
      <w:r>
        <w:fldChar w:fldCharType="separate"/>
      </w:r>
      <w:r>
        <w:rPr>
          <w:rStyle w:val="26"/>
        </w:rPr>
        <w:t>Figure 9: Basic 3 terminal MOS structure</w:t>
      </w:r>
      <w:r>
        <w:tab/>
      </w:r>
      <w:r>
        <w:fldChar w:fldCharType="begin"/>
      </w:r>
      <w:r>
        <w:instrText xml:space="preserve"> PAGEREF _Toc12630091 \h </w:instrText>
      </w:r>
      <w:r>
        <w:fldChar w:fldCharType="separate"/>
      </w:r>
      <w:r>
        <w:t>19</w:t>
      </w:r>
      <w:r>
        <w:fldChar w:fldCharType="end"/>
      </w:r>
      <w:r>
        <w:fldChar w:fldCharType="end"/>
      </w:r>
    </w:p>
    <w:p>
      <w:pPr>
        <w:pStyle w:val="19"/>
        <w:tabs>
          <w:tab w:val="right" w:leader="dot" w:pos="9016"/>
        </w:tabs>
      </w:pPr>
      <w:r>
        <w:fldChar w:fldCharType="begin"/>
      </w:r>
      <w:r>
        <w:instrText xml:space="preserve"> HYPERLINK \l "_Toc12630092" </w:instrText>
      </w:r>
      <w:r>
        <w:fldChar w:fldCharType="separate"/>
      </w:r>
      <w:r>
        <w:rPr>
          <w:rStyle w:val="26"/>
        </w:rPr>
        <w:t>Figure 10: the results of the n type body 3 terminal structure</w:t>
      </w:r>
      <w:r>
        <w:tab/>
      </w:r>
      <w:r>
        <w:fldChar w:fldCharType="begin"/>
      </w:r>
      <w:r>
        <w:instrText xml:space="preserve"> PAGEREF _Toc12630092 \h </w:instrText>
      </w:r>
      <w:r>
        <w:fldChar w:fldCharType="separate"/>
      </w:r>
      <w:r>
        <w:t>22</w:t>
      </w:r>
      <w:r>
        <w:fldChar w:fldCharType="end"/>
      </w:r>
      <w:r>
        <w:fldChar w:fldCharType="end"/>
      </w:r>
    </w:p>
    <w:p>
      <w:pPr>
        <w:pStyle w:val="19"/>
        <w:tabs>
          <w:tab w:val="right" w:leader="dot" w:pos="9016"/>
        </w:tabs>
      </w:pPr>
      <w:r>
        <w:fldChar w:fldCharType="begin"/>
      </w:r>
      <w:r>
        <w:instrText xml:space="preserve"> HYPERLINK \l "_Toc12630093" </w:instrText>
      </w:r>
      <w:r>
        <w:fldChar w:fldCharType="separate"/>
      </w:r>
      <w:r>
        <w:rPr>
          <w:rStyle w:val="26"/>
        </w:rPr>
        <w:t>Figure 11: the results of the p type body 3 terminal structure</w:t>
      </w:r>
      <w:r>
        <w:tab/>
      </w:r>
      <w:r>
        <w:fldChar w:fldCharType="begin"/>
      </w:r>
      <w:r>
        <w:instrText xml:space="preserve"> PAGEREF _Toc12630093 \h </w:instrText>
      </w:r>
      <w:r>
        <w:fldChar w:fldCharType="separate"/>
      </w:r>
      <w:r>
        <w:t>22</w:t>
      </w:r>
      <w:r>
        <w:fldChar w:fldCharType="end"/>
      </w:r>
      <w:r>
        <w:fldChar w:fldCharType="end"/>
      </w:r>
    </w:p>
    <w:p>
      <w:pPr>
        <w:pStyle w:val="19"/>
        <w:tabs>
          <w:tab w:val="right" w:leader="dot" w:pos="9016"/>
        </w:tabs>
      </w:pPr>
      <w:r>
        <w:fldChar w:fldCharType="begin"/>
      </w:r>
      <w:r>
        <w:instrText xml:space="preserve"> HYPERLINK \l "_Toc12630094" </w:instrText>
      </w:r>
      <w:r>
        <w:fldChar w:fldCharType="separate"/>
      </w:r>
      <w:r>
        <w:rPr>
          <w:rStyle w:val="26"/>
        </w:rPr>
        <w:t>Figure 12: the graph of  ѱs Vs VCB  in nMOS</w:t>
      </w:r>
      <w:r>
        <w:tab/>
      </w:r>
      <w:r>
        <w:fldChar w:fldCharType="begin"/>
      </w:r>
      <w:r>
        <w:instrText xml:space="preserve"> PAGEREF _Toc12630094 \h </w:instrText>
      </w:r>
      <w:r>
        <w:fldChar w:fldCharType="separate"/>
      </w:r>
      <w:r>
        <w:t>23</w:t>
      </w:r>
      <w:r>
        <w:fldChar w:fldCharType="end"/>
      </w:r>
      <w:r>
        <w:fldChar w:fldCharType="end"/>
      </w:r>
    </w:p>
    <w:p>
      <w:pPr>
        <w:pStyle w:val="19"/>
        <w:tabs>
          <w:tab w:val="right" w:leader="dot" w:pos="9016"/>
        </w:tabs>
      </w:pPr>
      <w:r>
        <w:fldChar w:fldCharType="begin"/>
      </w:r>
      <w:r>
        <w:instrText xml:space="preserve"> HYPERLINK \l "_Toc12630095" </w:instrText>
      </w:r>
      <w:r>
        <w:fldChar w:fldCharType="separate"/>
      </w:r>
      <w:r>
        <w:rPr>
          <w:rStyle w:val="26"/>
        </w:rPr>
        <w:t>Figure 13: the graph of  ѱs Vs VCB  in pMOS</w:t>
      </w:r>
      <w:r>
        <w:tab/>
      </w:r>
      <w:r>
        <w:fldChar w:fldCharType="begin"/>
      </w:r>
      <w:r>
        <w:instrText xml:space="preserve"> PAGEREF _Toc12630095 \h </w:instrText>
      </w:r>
      <w:r>
        <w:fldChar w:fldCharType="separate"/>
      </w:r>
      <w:r>
        <w:t>23</w:t>
      </w:r>
      <w:r>
        <w:fldChar w:fldCharType="end"/>
      </w:r>
      <w:r>
        <w:fldChar w:fldCharType="end"/>
      </w:r>
    </w:p>
    <w:p>
      <w:pPr>
        <w:pStyle w:val="19"/>
        <w:tabs>
          <w:tab w:val="right" w:leader="dot" w:pos="9016"/>
        </w:tabs>
      </w:pPr>
      <w:r>
        <w:fldChar w:fldCharType="begin"/>
      </w:r>
      <w:r>
        <w:instrText xml:space="preserve"> HYPERLINK \l "_Toc12630096" </w:instrText>
      </w:r>
      <w:r>
        <w:fldChar w:fldCharType="separate"/>
      </w:r>
      <w:r>
        <w:rPr>
          <w:rStyle w:val="26"/>
        </w:rPr>
        <w:t>Figure 14: Basic 4 terminal MOSFET structure</w:t>
      </w:r>
      <w:r>
        <w:tab/>
      </w:r>
      <w:r>
        <w:fldChar w:fldCharType="begin"/>
      </w:r>
      <w:r>
        <w:instrText xml:space="preserve"> PAGEREF _Toc12630096 \h </w:instrText>
      </w:r>
      <w:r>
        <w:fldChar w:fldCharType="separate"/>
      </w:r>
      <w:r>
        <w:t>25</w:t>
      </w:r>
      <w:r>
        <w:fldChar w:fldCharType="end"/>
      </w:r>
      <w:r>
        <w:fldChar w:fldCharType="end"/>
      </w:r>
    </w:p>
    <w:p>
      <w:pPr>
        <w:pStyle w:val="19"/>
        <w:tabs>
          <w:tab w:val="right" w:leader="dot" w:pos="9016"/>
        </w:tabs>
      </w:pPr>
      <w:r>
        <w:fldChar w:fldCharType="begin"/>
      </w:r>
      <w:r>
        <w:instrText xml:space="preserve"> HYPERLINK \l "_Toc12630097" </w:instrText>
      </w:r>
      <w:r>
        <w:fldChar w:fldCharType="separate"/>
      </w:r>
      <w:r>
        <w:rPr>
          <w:rStyle w:val="26"/>
        </w:rPr>
        <w:t>Figure 15: the graph of  Ids Vs VGS  in nMOS</w:t>
      </w:r>
      <w:r>
        <w:tab/>
      </w:r>
      <w:r>
        <w:fldChar w:fldCharType="begin"/>
      </w:r>
      <w:r>
        <w:instrText xml:space="preserve"> PAGEREF _Toc12630097 \h </w:instrText>
      </w:r>
      <w:r>
        <w:fldChar w:fldCharType="separate"/>
      </w:r>
      <w:r>
        <w:t>26</w:t>
      </w:r>
      <w:r>
        <w:fldChar w:fldCharType="end"/>
      </w:r>
      <w:r>
        <w:fldChar w:fldCharType="end"/>
      </w:r>
    </w:p>
    <w:p>
      <w:pPr>
        <w:pStyle w:val="19"/>
        <w:tabs>
          <w:tab w:val="right" w:leader="dot" w:pos="9016"/>
        </w:tabs>
      </w:pPr>
      <w:r>
        <w:fldChar w:fldCharType="begin"/>
      </w:r>
      <w:r>
        <w:instrText xml:space="preserve"> HYPERLINK \l "_Toc12630098" </w:instrText>
      </w:r>
      <w:r>
        <w:fldChar w:fldCharType="separate"/>
      </w:r>
      <w:r>
        <w:rPr>
          <w:rStyle w:val="26"/>
        </w:rPr>
        <w:t>Figure 16: the graph of  Ids Vs VDS  in nMOS</w:t>
      </w:r>
      <w:r>
        <w:tab/>
      </w:r>
      <w:r>
        <w:fldChar w:fldCharType="begin"/>
      </w:r>
      <w:r>
        <w:instrText xml:space="preserve"> PAGEREF _Toc12630098 \h </w:instrText>
      </w:r>
      <w:r>
        <w:fldChar w:fldCharType="separate"/>
      </w:r>
      <w:r>
        <w:t>27</w:t>
      </w:r>
      <w:r>
        <w:fldChar w:fldCharType="end"/>
      </w:r>
      <w:r>
        <w:fldChar w:fldCharType="end"/>
      </w:r>
    </w:p>
    <w:p>
      <w:pPr>
        <w:pStyle w:val="19"/>
        <w:tabs>
          <w:tab w:val="right" w:leader="dot" w:pos="9016"/>
        </w:tabs>
      </w:pPr>
      <w:r>
        <w:fldChar w:fldCharType="begin"/>
      </w:r>
      <w:r>
        <w:instrText xml:space="preserve"> HYPERLINK \l "_Toc12630099" </w:instrText>
      </w:r>
      <w:r>
        <w:fldChar w:fldCharType="separate"/>
      </w:r>
      <w:r>
        <w:rPr>
          <w:rStyle w:val="26"/>
        </w:rPr>
        <w:t>Figure 17: the graph of  Ids Vs VGS  in pMOS</w:t>
      </w:r>
      <w:r>
        <w:tab/>
      </w:r>
      <w:r>
        <w:fldChar w:fldCharType="begin"/>
      </w:r>
      <w:r>
        <w:instrText xml:space="preserve"> PAGEREF _Toc12630099 \h </w:instrText>
      </w:r>
      <w:r>
        <w:fldChar w:fldCharType="separate"/>
      </w:r>
      <w:r>
        <w:t>27</w:t>
      </w:r>
      <w:r>
        <w:fldChar w:fldCharType="end"/>
      </w:r>
      <w:r>
        <w:fldChar w:fldCharType="end"/>
      </w:r>
    </w:p>
    <w:p>
      <w:pPr>
        <w:pStyle w:val="19"/>
        <w:tabs>
          <w:tab w:val="right" w:leader="dot" w:pos="9016"/>
        </w:tabs>
      </w:pPr>
      <w:r>
        <w:fldChar w:fldCharType="begin"/>
      </w:r>
      <w:r>
        <w:instrText xml:space="preserve"> HYPERLINK \l "_Toc12630100" </w:instrText>
      </w:r>
      <w:r>
        <w:fldChar w:fldCharType="separate"/>
      </w:r>
      <w:r>
        <w:rPr>
          <w:rStyle w:val="26"/>
        </w:rPr>
        <w:t>Figure 18: the graph of  Ids Vs VDS  in pMOS</w:t>
      </w:r>
      <w:r>
        <w:tab/>
      </w:r>
      <w:r>
        <w:fldChar w:fldCharType="begin"/>
      </w:r>
      <w:r>
        <w:instrText xml:space="preserve"> PAGEREF _Toc12630100 \h </w:instrText>
      </w:r>
      <w:r>
        <w:fldChar w:fldCharType="separate"/>
      </w:r>
      <w:r>
        <w:t>28</w:t>
      </w:r>
      <w:r>
        <w:fldChar w:fldCharType="end"/>
      </w:r>
      <w:r>
        <w:fldChar w:fldCharType="end"/>
      </w:r>
    </w:p>
    <w:p>
      <w:pPr>
        <w:pStyle w:val="19"/>
        <w:tabs>
          <w:tab w:val="right" w:leader="dot" w:pos="9016"/>
        </w:tabs>
      </w:pPr>
      <w:r>
        <w:fldChar w:fldCharType="begin"/>
      </w:r>
      <w:r>
        <w:instrText xml:space="preserve"> HYPERLINK \l "_Toc12630101" </w:instrText>
      </w:r>
      <w:r>
        <w:fldChar w:fldCharType="separate"/>
      </w:r>
      <w:r>
        <w:rPr>
          <w:rStyle w:val="26"/>
        </w:rPr>
        <w:t>Figure 19: the verification of graph of  Ids Vs VGS  in nMOS</w:t>
      </w:r>
      <w:r>
        <w:tab/>
      </w:r>
      <w:r>
        <w:fldChar w:fldCharType="begin"/>
      </w:r>
      <w:r>
        <w:instrText xml:space="preserve"> PAGEREF _Toc12630101 \h </w:instrText>
      </w:r>
      <w:r>
        <w:fldChar w:fldCharType="separate"/>
      </w:r>
      <w:r>
        <w:t>28</w:t>
      </w:r>
      <w:r>
        <w:fldChar w:fldCharType="end"/>
      </w:r>
      <w:r>
        <w:fldChar w:fldCharType="end"/>
      </w:r>
    </w:p>
    <w:p>
      <w:pPr>
        <w:pStyle w:val="19"/>
        <w:tabs>
          <w:tab w:val="right" w:leader="dot" w:pos="9016"/>
        </w:tabs>
      </w:pPr>
      <w:r>
        <w:fldChar w:fldCharType="begin"/>
      </w:r>
      <w:r>
        <w:instrText xml:space="preserve"> HYPERLINK \l "_Toc12630102" </w:instrText>
      </w:r>
      <w:r>
        <w:fldChar w:fldCharType="separate"/>
      </w:r>
      <w:r>
        <w:rPr>
          <w:rStyle w:val="26"/>
        </w:rPr>
        <w:t>Figure 20: the verification of graph of  Ids Vs VDS  in nMOS</w:t>
      </w:r>
      <w:r>
        <w:tab/>
      </w:r>
      <w:r>
        <w:fldChar w:fldCharType="begin"/>
      </w:r>
      <w:r>
        <w:instrText xml:space="preserve"> PAGEREF _Toc12630102 \h </w:instrText>
      </w:r>
      <w:r>
        <w:fldChar w:fldCharType="separate"/>
      </w:r>
      <w:r>
        <w:t>29</w:t>
      </w:r>
      <w:r>
        <w:fldChar w:fldCharType="end"/>
      </w:r>
      <w:r>
        <w:fldChar w:fldCharType="end"/>
      </w:r>
    </w:p>
    <w:p>
      <w:pPr>
        <w:rPr>
          <w:rFonts w:asciiTheme="majorHAnsi" w:hAnsiTheme="majorHAnsi" w:eastAsiaTheme="majorEastAsia" w:cstheme="majorBidi"/>
          <w:color w:val="333F50" w:themeColor="text2" w:themeShade="BF"/>
          <w:spacing w:val="5"/>
          <w:sz w:val="52"/>
          <w:szCs w:val="52"/>
        </w:rPr>
      </w:pPr>
      <w:r>
        <w:fldChar w:fldCharType="end"/>
      </w:r>
    </w:p>
    <w:p>
      <w:pPr>
        <w:rPr>
          <w:rFonts w:asciiTheme="majorHAnsi" w:hAnsiTheme="majorHAnsi" w:eastAsiaTheme="majorEastAsia" w:cstheme="majorBidi"/>
          <w:color w:val="333F50" w:themeColor="text2" w:themeShade="BF"/>
          <w:spacing w:val="5"/>
          <w:sz w:val="52"/>
          <w:szCs w:val="52"/>
        </w:rPr>
      </w:pPr>
      <w:r>
        <w:br w:type="page"/>
      </w:r>
    </w:p>
    <w:p>
      <w:pPr>
        <w:pStyle w:val="20"/>
        <w:jc w:val="center"/>
      </w:pPr>
      <w:r>
        <w:t>Declaration</w:t>
      </w:r>
    </w:p>
    <w:p>
      <w:pPr>
        <w:rPr>
          <w:szCs w:val="28"/>
        </w:rPr>
      </w:pPr>
    </w:p>
    <w:p>
      <w:pPr>
        <w:spacing w:line="360" w:lineRule="auto"/>
        <w:jc w:val="both"/>
        <w:rPr>
          <w:szCs w:val="28"/>
          <w:lang w:val="en-US"/>
        </w:rPr>
      </w:pPr>
      <w:r>
        <w:rPr>
          <w:szCs w:val="28"/>
          <w:lang w:val="en-US"/>
        </w:rPr>
        <w:t xml:space="preserve">I, </w:t>
      </w:r>
      <w:r>
        <w:rPr>
          <w:b/>
          <w:szCs w:val="28"/>
          <w:lang w:val="en-US"/>
        </w:rPr>
        <w:t>Biswajeet Sahoo</w:t>
      </w:r>
      <w:r>
        <w:rPr>
          <w:szCs w:val="28"/>
          <w:lang w:val="en-US"/>
        </w:rPr>
        <w:t xml:space="preserve">, hereby declare that the presented report of summer internship entitled </w:t>
      </w:r>
      <w:r>
        <w:rPr>
          <w:b/>
          <w:szCs w:val="28"/>
          <w:lang w:val="en-US"/>
        </w:rPr>
        <w:t>“Interactive Tool for the Simulation of MOS Electrostatics”</w:t>
      </w:r>
      <w:r>
        <w:rPr>
          <w:szCs w:val="28"/>
          <w:lang w:val="en-US"/>
        </w:rPr>
        <w:t xml:space="preserve"> is the result of work carried out by me at the nanoDC Laboratory, Department of Electrical Engineering, Indian Institute of Technology Gandhinagar, under the able supervision of </w:t>
      </w:r>
      <w:r>
        <w:rPr>
          <w:b/>
          <w:szCs w:val="28"/>
          <w:lang w:val="en-US"/>
        </w:rPr>
        <w:t>Dr. Nihar Ranjan Mohapatra</w:t>
      </w:r>
      <w:r>
        <w:rPr>
          <w:szCs w:val="28"/>
          <w:lang w:val="en-US"/>
        </w:rPr>
        <w:t xml:space="preserve">.  </w:t>
      </w:r>
    </w:p>
    <w:p>
      <w:pPr>
        <w:spacing w:line="360" w:lineRule="auto"/>
        <w:jc w:val="both"/>
        <w:rPr>
          <w:szCs w:val="28"/>
          <w:lang w:val="en-US"/>
        </w:rPr>
      </w:pPr>
      <w:r>
        <w:rPr>
          <w:szCs w:val="28"/>
          <w:lang w:val="en-US"/>
        </w:rPr>
        <w:t>I also confirm that the information submitted in the report is true and original to the best of my knowledge.</w:t>
      </w:r>
    </w:p>
    <w:p>
      <w:pPr>
        <w:spacing w:line="360" w:lineRule="auto"/>
        <w:jc w:val="both"/>
        <w:rPr>
          <w:szCs w:val="28"/>
          <w:lang w:val="en-US"/>
        </w:rPr>
      </w:pPr>
    </w:p>
    <w:p>
      <w:pPr>
        <w:jc w:val="both"/>
        <w:rPr>
          <w:szCs w:val="28"/>
          <w:lang w:val="en-US"/>
        </w:rPr>
      </w:pPr>
    </w:p>
    <w:p>
      <w:pPr>
        <w:jc w:val="both"/>
        <w:rPr>
          <w:szCs w:val="28"/>
          <w:lang w:val="en-US"/>
        </w:rPr>
      </w:pPr>
    </w:p>
    <w:p>
      <w:pPr>
        <w:jc w:val="both"/>
        <w:rPr>
          <w:b/>
          <w:szCs w:val="28"/>
          <w:lang w:val="en-US"/>
        </w:rPr>
      </w:pPr>
      <w:r>
        <w:rPr>
          <w:szCs w:val="28"/>
          <w:lang w:val="en-US"/>
        </w:rPr>
        <w:t>IIT Gandhinagar</w:t>
      </w:r>
      <w:r>
        <w:rPr>
          <w:szCs w:val="28"/>
          <w:lang w:val="en-US"/>
        </w:rPr>
        <w:tab/>
      </w:r>
      <w:r>
        <w:rPr>
          <w:szCs w:val="28"/>
          <w:lang w:val="en-US"/>
        </w:rPr>
        <w:tab/>
      </w:r>
      <w:r>
        <w:rPr>
          <w:szCs w:val="28"/>
          <w:lang w:val="en-US"/>
        </w:rPr>
        <w:tab/>
      </w:r>
      <w:r>
        <w:rPr>
          <w:szCs w:val="28"/>
          <w:lang w:val="en-US"/>
        </w:rPr>
        <w:tab/>
      </w:r>
      <w:r>
        <w:rPr>
          <w:szCs w:val="28"/>
          <w:lang w:val="en-US"/>
        </w:rPr>
        <w:tab/>
      </w:r>
      <w:r>
        <w:rPr>
          <w:szCs w:val="28"/>
          <w:lang w:val="en-US"/>
        </w:rPr>
        <w:tab/>
      </w:r>
      <w:r>
        <w:rPr>
          <w:szCs w:val="28"/>
          <w:lang w:val="en-US"/>
        </w:rPr>
        <w:tab/>
      </w:r>
      <w:r>
        <w:rPr>
          <w:szCs w:val="28"/>
          <w:lang w:val="en-US"/>
        </w:rPr>
        <w:t xml:space="preserve">    </w:t>
      </w:r>
      <w:r>
        <w:rPr>
          <w:b/>
          <w:szCs w:val="28"/>
          <w:lang w:val="en-US"/>
        </w:rPr>
        <w:t>Biswajeet Sahoo</w:t>
      </w:r>
    </w:p>
    <w:p>
      <w:pPr>
        <w:jc w:val="both"/>
        <w:rPr>
          <w:szCs w:val="28"/>
          <w:lang w:val="en-US"/>
        </w:rPr>
      </w:pPr>
      <w:r>
        <w:rPr>
          <w:szCs w:val="28"/>
          <w:lang w:val="en-US"/>
        </w:rPr>
        <w:t>May-June, 2019</w:t>
      </w:r>
      <w:r>
        <w:rPr>
          <w:szCs w:val="28"/>
          <w:lang w:val="en-US"/>
        </w:rPr>
        <w:tab/>
      </w:r>
      <w:r>
        <w:rPr>
          <w:szCs w:val="28"/>
          <w:lang w:val="en-US"/>
        </w:rPr>
        <w:tab/>
      </w:r>
      <w:r>
        <w:rPr>
          <w:szCs w:val="28"/>
          <w:lang w:val="en-US"/>
        </w:rPr>
        <w:tab/>
      </w:r>
      <w:r>
        <w:rPr>
          <w:szCs w:val="28"/>
          <w:lang w:val="en-US"/>
        </w:rPr>
        <w:tab/>
      </w:r>
      <w:r>
        <w:rPr>
          <w:szCs w:val="28"/>
          <w:lang w:val="en-US"/>
        </w:rPr>
        <w:tab/>
      </w:r>
      <w:r>
        <w:rPr>
          <w:szCs w:val="28"/>
          <w:lang w:val="en-US"/>
        </w:rPr>
        <w:t xml:space="preserve">          </w:t>
      </w:r>
      <w:r>
        <w:rPr>
          <w:szCs w:val="28"/>
          <w:lang w:val="en-US"/>
        </w:rPr>
        <w:tab/>
      </w:r>
      <w:r>
        <w:rPr>
          <w:szCs w:val="28"/>
          <w:lang w:val="en-US"/>
        </w:rPr>
        <w:tab/>
      </w:r>
      <w:r>
        <w:rPr>
          <w:szCs w:val="28"/>
          <w:lang w:val="en-US"/>
        </w:rPr>
        <w:t xml:space="preserve">SRIP Id- </w:t>
      </w:r>
      <w:r>
        <w:rPr>
          <w:rFonts w:ascii="Segoe UI" w:hAnsi="Segoe UI" w:cs="Segoe UI"/>
          <w:color w:val="000000"/>
          <w:szCs w:val="28"/>
          <w:shd w:val="clear" w:color="auto" w:fill="FFFFFF"/>
        </w:rPr>
        <w:t>201945640</w:t>
      </w:r>
      <w:r>
        <w:rPr>
          <w:szCs w:val="28"/>
          <w:lang w:val="en-US"/>
        </w:rPr>
        <w:t xml:space="preserve"> </w:t>
      </w:r>
    </w:p>
    <w:p>
      <w:pPr>
        <w:rPr>
          <w:szCs w:val="28"/>
        </w:rPr>
      </w:pPr>
    </w:p>
    <w:p>
      <w:pPr>
        <w:rPr>
          <w:rFonts w:asciiTheme="majorHAnsi" w:hAnsiTheme="majorHAnsi" w:eastAsiaTheme="majorEastAsia" w:cstheme="majorBidi"/>
          <w:b/>
          <w:bCs/>
          <w:color w:val="333F50" w:themeColor="text2" w:themeShade="BF"/>
          <w:spacing w:val="5"/>
          <w:sz w:val="48"/>
          <w:szCs w:val="48"/>
        </w:rPr>
      </w:pPr>
      <w:r>
        <w:rPr>
          <w:b/>
          <w:bCs/>
          <w:sz w:val="48"/>
          <w:szCs w:val="48"/>
        </w:rPr>
        <w:br w:type="page"/>
      </w:r>
    </w:p>
    <w:p>
      <w:pPr>
        <w:pStyle w:val="20"/>
        <w:pBdr>
          <w:bottom w:val="single" w:color="4472C4" w:themeColor="accent1" w:sz="8" w:space="2"/>
        </w:pBdr>
        <w:jc w:val="center"/>
        <w:rPr>
          <w:b/>
          <w:bCs/>
          <w:sz w:val="48"/>
          <w:szCs w:val="48"/>
        </w:rPr>
      </w:pPr>
      <w:r>
        <w:rPr>
          <w:b/>
          <w:bCs/>
          <w:sz w:val="48"/>
          <w:szCs w:val="48"/>
        </w:rPr>
        <w:t>Acknowledgements</w:t>
      </w:r>
    </w:p>
    <w:p>
      <w:pPr/>
    </w:p>
    <w:p>
      <w:pPr>
        <w:spacing w:after="240" w:line="360" w:lineRule="auto"/>
        <w:jc w:val="both"/>
        <w:rPr>
          <w:color w:val="262626" w:themeColor="text1" w:themeShade="80"/>
          <w:szCs w:val="28"/>
          <w:lang w:val="en-US"/>
        </w:rPr>
      </w:pPr>
      <w:r>
        <w:rPr>
          <w:color w:val="262626" w:themeColor="text1" w:themeShade="80"/>
          <w:szCs w:val="28"/>
          <w:lang w:val="en-US"/>
        </w:rPr>
        <w:t xml:space="preserve">The internship opportunity I had in the nanoDC Laboratory, Indian Institute of Technology Gandhinagar was a great experience for learning and research-professional development. I feel myself privileged for getting to meet and interact with many wonderful people and professionals who led me throughout this internship period. </w:t>
      </w:r>
    </w:p>
    <w:p>
      <w:pPr>
        <w:spacing w:after="240" w:line="360" w:lineRule="auto"/>
        <w:jc w:val="both"/>
        <w:rPr>
          <w:szCs w:val="28"/>
          <w:lang w:val="en-US"/>
        </w:rPr>
      </w:pPr>
      <w:r>
        <w:rPr>
          <w:color w:val="262626" w:themeColor="text1" w:themeShade="80"/>
          <w:szCs w:val="28"/>
          <w:lang w:val="en-US"/>
        </w:rPr>
        <w:t xml:space="preserve">I extend my deepest gratitude to my internship supervisor and mentor Dr. Nihar Ranjan Mohapatra (Assistant Professor of Electrical Engineering, IIT Gandhinagar) for his esteemed guidance, invaluable inputs during my internship </w:t>
      </w:r>
      <w:r>
        <w:rPr>
          <w:szCs w:val="28"/>
          <w:lang w:val="en-US"/>
        </w:rPr>
        <w:t xml:space="preserve">tenure. I could not have imagined having a better advisor and mentor for pursuing this internship project. </w:t>
      </w:r>
    </w:p>
    <w:p>
      <w:pPr>
        <w:spacing w:line="360" w:lineRule="auto"/>
        <w:rPr>
          <w:szCs w:val="28"/>
          <w:lang w:val="en-US"/>
        </w:rPr>
      </w:pPr>
      <w:r>
        <w:rPr>
          <w:szCs w:val="28"/>
          <w:lang w:val="en-US"/>
        </w:rPr>
        <w:t xml:space="preserve">I choose this special space to gratefully acknowledge the immense cooperation and contribution of Mr. Mohit D Ganeriwala, PhD scholar at IITGN, who has made this journey a truly learning and joyful experience. His efforts in guiding me in every aspect to provide me a congenial working atmosphere are highly appreciated. Not only he guided me for the successful completion of the internship work but also shaped my vision as a budding research aspirant. </w:t>
      </w:r>
    </w:p>
    <w:p>
      <w:pPr>
        <w:spacing w:after="240" w:line="360" w:lineRule="auto"/>
        <w:jc w:val="both"/>
        <w:rPr>
          <w:szCs w:val="28"/>
          <w:lang w:val="en-US"/>
        </w:rPr>
      </w:pPr>
      <w:r>
        <w:rPr>
          <w:szCs w:val="28"/>
          <w:lang w:val="en-US"/>
        </w:rPr>
        <w:t xml:space="preserve">I would also like to thank all my friends and the students in the lab for bestowing their unforgettable love, warmth and support during my stay on the campus of IIT Gandhinagar. </w:t>
      </w:r>
    </w:p>
    <w:p>
      <w:pPr>
        <w:spacing w:after="240" w:line="360" w:lineRule="auto"/>
        <w:jc w:val="both"/>
        <w:rPr>
          <w:szCs w:val="28"/>
          <w:lang w:val="en-US"/>
        </w:rPr>
      </w:pPr>
    </w:p>
    <w:p>
      <w:pPr>
        <w:spacing w:after="0"/>
        <w:jc w:val="both"/>
        <w:rPr>
          <w:b/>
          <w:szCs w:val="28"/>
          <w:lang w:val="en-US"/>
        </w:rPr>
      </w:pPr>
      <w:r>
        <w:rPr>
          <w:szCs w:val="28"/>
          <w:lang w:val="en-US"/>
        </w:rPr>
        <w:t>IIT Gandhinagar                                                                      Biswajeet Sahoo</w:t>
      </w:r>
    </w:p>
    <w:p>
      <w:pPr>
        <w:spacing w:after="0"/>
        <w:jc w:val="both"/>
        <w:rPr>
          <w:rFonts w:ascii="Segoe UI" w:hAnsi="Segoe UI" w:cs="Segoe UI"/>
          <w:color w:val="000000"/>
          <w:szCs w:val="28"/>
          <w:shd w:val="clear" w:color="auto" w:fill="FFFFFF"/>
        </w:rPr>
      </w:pPr>
      <w:r>
        <w:rPr>
          <w:szCs w:val="28"/>
          <w:lang w:val="en-US"/>
        </w:rPr>
        <w:t>May-June, 2019</w:t>
      </w:r>
      <w:r>
        <w:rPr>
          <w:szCs w:val="28"/>
          <w:lang w:val="en-US"/>
        </w:rPr>
        <w:tab/>
      </w:r>
      <w:r>
        <w:rPr>
          <w:szCs w:val="28"/>
          <w:lang w:val="en-US"/>
        </w:rPr>
        <w:tab/>
      </w:r>
      <w:r>
        <w:rPr>
          <w:szCs w:val="28"/>
          <w:lang w:val="en-US"/>
        </w:rPr>
        <w:tab/>
      </w:r>
      <w:r>
        <w:rPr>
          <w:szCs w:val="28"/>
          <w:lang w:val="en-US"/>
        </w:rPr>
        <w:tab/>
      </w:r>
      <w:r>
        <w:rPr>
          <w:szCs w:val="28"/>
          <w:lang w:val="en-US"/>
        </w:rPr>
        <w:tab/>
      </w:r>
      <w:r>
        <w:rPr>
          <w:szCs w:val="28"/>
          <w:lang w:val="en-US"/>
        </w:rPr>
        <w:tab/>
      </w:r>
      <w:r>
        <w:rPr>
          <w:szCs w:val="28"/>
          <w:lang w:val="en-US"/>
        </w:rPr>
        <w:tab/>
      </w:r>
      <w:r>
        <w:rPr>
          <w:szCs w:val="28"/>
          <w:lang w:val="en-US"/>
        </w:rPr>
        <w:t xml:space="preserve">SRIP Id- </w:t>
      </w:r>
      <w:r>
        <w:rPr>
          <w:rFonts w:ascii="Segoe UI" w:hAnsi="Segoe UI" w:cs="Segoe UI"/>
          <w:color w:val="000000"/>
          <w:szCs w:val="28"/>
          <w:shd w:val="clear" w:color="auto" w:fill="FFFFFF"/>
        </w:rPr>
        <w:t>201945640</w:t>
      </w:r>
    </w:p>
    <w:p>
      <w:pPr>
        <w:spacing w:after="0"/>
        <w:jc w:val="both"/>
        <w:rPr>
          <w:szCs w:val="28"/>
          <w:lang w:val="en-US"/>
        </w:rPr>
      </w:pPr>
    </w:p>
    <w:p>
      <w:pPr>
        <w:pStyle w:val="20"/>
        <w:pBdr>
          <w:bottom w:val="single" w:color="4472C4" w:themeColor="accent1" w:sz="8" w:space="2"/>
        </w:pBdr>
        <w:jc w:val="center"/>
        <w:rPr>
          <w:b/>
          <w:bCs/>
          <w:sz w:val="48"/>
          <w:szCs w:val="48"/>
        </w:rPr>
      </w:pPr>
      <w:r>
        <w:rPr>
          <w:b/>
          <w:bCs/>
          <w:sz w:val="48"/>
          <w:szCs w:val="48"/>
        </w:rPr>
        <w:t>Abstract</w:t>
      </w:r>
    </w:p>
    <w:p>
      <w:pPr/>
    </w:p>
    <w:p>
      <w:pPr/>
    </w:p>
    <w:p>
      <w:pPr>
        <w:spacing w:line="360" w:lineRule="auto"/>
        <w:rPr>
          <w:szCs w:val="28"/>
        </w:rPr>
      </w:pPr>
    </w:p>
    <w:p>
      <w:pPr>
        <w:spacing w:line="360" w:lineRule="auto"/>
        <w:rPr>
          <w:szCs w:val="28"/>
        </w:rPr>
      </w:pPr>
      <w:r>
        <w:rPr>
          <w:szCs w:val="28"/>
        </w:rPr>
        <w:t xml:space="preserve">Nowadays, the development of VLSI technology is mainly directed towards the miniaturization of semiconductor devices which in turn heavily depend on the advancement in the MOSFET technology. The minimum dimension of a single device for present day technology is below 100nm in channel length. So with the advancement of the nanotechnology, it’s very important to study deeply the electrostatic properties of the MOSFET. In this project, an interactive tool is made for the simulation of </w:t>
      </w:r>
      <w:r>
        <w:rPr>
          <w:i/>
          <w:iCs/>
          <w:szCs w:val="28"/>
        </w:rPr>
        <w:t>MOSFET Electrostatics</w:t>
      </w:r>
      <w:r>
        <w:rPr>
          <w:szCs w:val="28"/>
        </w:rPr>
        <w:t xml:space="preserve">. The tool has been made for the simulation of MOS Cap (2 terminal), 3 terminal MOS and the complete whole 4 terminal MOS. The tool has options for both n type MOSFET as well as for the p type MOSFET. This tool is designed in which a way that it will be more user-friendly and easy to understand. It gives a proper visual representation of how a MOSFET would work under different scenarios as per the inputs given by the user and finally plotting the resulting graphs. It’s very useful for the research in Nanoelectronics and Semiconductor Device.   </w:t>
      </w:r>
    </w:p>
    <w:p>
      <w:pPr>
        <w:spacing w:line="360" w:lineRule="auto"/>
      </w:pPr>
    </w:p>
    <w:p>
      <w:pPr/>
    </w:p>
    <w:p>
      <w:pPr/>
    </w:p>
    <w:p>
      <w:pPr/>
    </w:p>
    <w:p>
      <w:pPr/>
    </w:p>
    <w:p>
      <w:pPr/>
    </w:p>
    <w:p>
      <w:pPr>
        <w:rPr>
          <w:b/>
          <w:color w:val="002060"/>
          <w:sz w:val="36"/>
        </w:rPr>
      </w:pPr>
      <w:bookmarkStart w:id="0" w:name="_Toc12628032"/>
      <w:r>
        <w:br w:type="page"/>
      </w:r>
    </w:p>
    <w:p>
      <w:pPr>
        <w:pStyle w:val="2"/>
        <w:pBdr>
          <w:bottom w:val="single" w:color="auto" w:sz="12" w:space="1"/>
        </w:pBdr>
      </w:pPr>
      <w:r>
        <w:t>Introduction</w:t>
      </w:r>
      <w:bookmarkEnd w:id="0"/>
    </w:p>
    <w:p>
      <w:pPr>
        <w:pStyle w:val="2"/>
        <w:numPr>
          <w:ilvl w:val="0"/>
          <w:numId w:val="0"/>
        </w:numPr>
        <w:ind w:left="792"/>
      </w:pPr>
    </w:p>
    <w:p>
      <w:pPr>
        <w:spacing w:line="360" w:lineRule="auto"/>
        <w:rPr>
          <w:szCs w:val="28"/>
        </w:rPr>
      </w:pPr>
      <w:r>
        <w:rPr>
          <w:szCs w:val="28"/>
        </w:rPr>
        <w:t xml:space="preserve">The MOSFET (Metal Oxide Semiconductor Field Effect Transistor) is a semiconductor device which is widely used for switching and amplifying electronics signals in most of the electronic devices. It is the heart of the integrated circuit and it can be designed and fabricated in a single chip because of the very small size of it. It is very far the most common transistor and can be used in both analog and digital circuits. It is a unipolar device i.e. conduction of current is either carried out by the movement of electrons or holes. It is much more faster than BJT since the majority carriers are the source of the current. So, comparatively BJT consumes more power. Thus with the increasing need of the MOS in this era, it’s necessary to study the operation of MOSFET by changing it’s structure, material, applied voltages, etc. </w:t>
      </w:r>
    </w:p>
    <w:p>
      <w:pPr>
        <w:spacing w:line="360" w:lineRule="auto"/>
        <w:rPr>
          <w:szCs w:val="28"/>
        </w:rPr>
      </w:pPr>
      <w:r>
        <w:rPr>
          <w:szCs w:val="28"/>
        </w:rPr>
        <w:t xml:space="preserve">In this scenario, a simulation tool will play a pivotal role for the design engineers and researchers to analyse, characterize, and develop new devices. It saves time and lowers the cost of design when compared to the experimental approach. So a dynamic interactive tool is important for simulating devices. </w:t>
      </w:r>
    </w:p>
    <w:p>
      <w:pPr>
        <w:spacing w:line="360" w:lineRule="auto"/>
        <w:rPr>
          <w:szCs w:val="28"/>
        </w:rPr>
      </w:pPr>
      <w:r>
        <w:rPr>
          <w:szCs w:val="28"/>
        </w:rPr>
        <w:t>It terms of construction and doping the MOSFET can be classified into 2 types:-</w:t>
      </w:r>
    </w:p>
    <w:p>
      <w:pPr>
        <w:pStyle w:val="4"/>
        <w:numPr>
          <w:ilvl w:val="0"/>
          <w:numId w:val="2"/>
        </w:numPr>
        <w:spacing w:line="360" w:lineRule="auto"/>
        <w:rPr>
          <w:rFonts w:asciiTheme="minorHAnsi" w:hAnsiTheme="minorHAnsi" w:cstheme="minorBidi"/>
          <w:sz w:val="22"/>
        </w:rPr>
      </w:pPr>
      <w:r>
        <w:rPr>
          <w:szCs w:val="28"/>
        </w:rPr>
        <w:t xml:space="preserve">N-Channel MOSFET </w:t>
      </w:r>
    </w:p>
    <w:p>
      <w:pPr>
        <w:pStyle w:val="4"/>
        <w:numPr>
          <w:ilvl w:val="0"/>
          <w:numId w:val="2"/>
        </w:numPr>
        <w:spacing w:line="360" w:lineRule="auto"/>
      </w:pPr>
      <w:r>
        <w:rPr>
          <w:szCs w:val="28"/>
        </w:rPr>
        <w:t>P-Channel MOSFET</w:t>
      </w:r>
    </w:p>
    <w:p>
      <w:pPr>
        <w:spacing w:line="360" w:lineRule="auto"/>
        <w:rPr>
          <w:szCs w:val="28"/>
        </w:rPr>
      </w:pPr>
      <w:r>
        <w:rPr>
          <w:szCs w:val="28"/>
        </w:rPr>
        <w:t xml:space="preserve">MOSFET is mainly available in 2 basic forms:- </w:t>
      </w:r>
    </w:p>
    <w:p>
      <w:pPr>
        <w:pStyle w:val="4"/>
        <w:numPr>
          <w:ilvl w:val="0"/>
          <w:numId w:val="3"/>
        </w:numPr>
        <w:spacing w:line="360" w:lineRule="auto"/>
        <w:rPr>
          <w:szCs w:val="28"/>
        </w:rPr>
      </w:pPr>
      <w:r>
        <w:rPr>
          <w:szCs w:val="28"/>
        </w:rPr>
        <w:t>Depletion Type - This is equivalent to a “Normally closed” switch. The device is normally ON at zero gate-source voltage. It can be used as load resistors in logic circuits</w:t>
      </w:r>
    </w:p>
    <w:p>
      <w:pPr>
        <w:pStyle w:val="4"/>
        <w:numPr>
          <w:ilvl w:val="0"/>
          <w:numId w:val="3"/>
        </w:numPr>
        <w:spacing w:line="360" w:lineRule="auto"/>
        <w:rPr>
          <w:szCs w:val="28"/>
        </w:rPr>
      </w:pPr>
      <w:r>
        <w:rPr>
          <w:szCs w:val="28"/>
        </w:rPr>
        <w:t>Enhancement Type – This is equivalent to a “Normally Open” switch. The transistor requires a Gate Source voltage (V</w:t>
      </w:r>
      <w:r>
        <w:rPr>
          <w:szCs w:val="28"/>
          <w:vertAlign w:val="subscript"/>
        </w:rPr>
        <w:t>GS</w:t>
      </w:r>
      <w:r>
        <w:rPr>
          <w:szCs w:val="28"/>
        </w:rPr>
        <w:t xml:space="preserve">) to switch the device “ON”. They will only conduct in the addition of positive voltage at the gate terminal. The device is normally OFF at zero gate-source voltage. </w:t>
      </w:r>
    </w:p>
    <w:p>
      <w:pPr>
        <w:spacing w:line="360" w:lineRule="auto"/>
        <w:rPr>
          <w:szCs w:val="28"/>
        </w:rPr>
      </w:pPr>
      <w:r>
        <w:rPr>
          <w:szCs w:val="28"/>
        </w:rPr>
        <w:t xml:space="preserve">MOSFET mainly have 3 terminals: Gate, Source and Drain. The line between the drain and source connections represents the semi conductive channel. The channel width W and length L of individual transistor vary greatly, depending on circuit design needs. The centre part of the structure is covered by an insulator (typically Silicon dioxide, which is often referred to simply as oxide). The body interface to the oxide is often called the surface. </w:t>
      </w:r>
    </w:p>
    <w:p>
      <w:pPr>
        <w:keepNext/>
        <w:spacing w:line="360" w:lineRule="auto"/>
        <w:jc w:val="center"/>
      </w:pPr>
      <w:r>
        <w:rPr>
          <w:lang w:eastAsia="en-IN"/>
        </w:rPr>
        <w:drawing>
          <wp:inline distT="0" distB="0" distL="0" distR="0">
            <wp:extent cx="5574665" cy="22574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636091" cy="2282099"/>
                    </a:xfrm>
                    <a:prstGeom prst="rect">
                      <a:avLst/>
                    </a:prstGeom>
                  </pic:spPr>
                </pic:pic>
              </a:graphicData>
            </a:graphic>
          </wp:inline>
        </w:drawing>
      </w:r>
    </w:p>
    <w:p>
      <w:pPr>
        <w:pStyle w:val="14"/>
        <w:jc w:val="center"/>
      </w:pPr>
      <w:bookmarkStart w:id="1" w:name="_Toc12630083"/>
      <w:r>
        <w:t xml:space="preserve">Figure </w:t>
      </w:r>
      <w:r>
        <w:fldChar w:fldCharType="begin"/>
      </w:r>
      <w:r>
        <w:instrText xml:space="preserve"> SEQ Figure \* ARABIC </w:instrText>
      </w:r>
      <w:r>
        <w:fldChar w:fldCharType="separate"/>
      </w:r>
      <w:r>
        <w:t>1</w:t>
      </w:r>
      <w:r>
        <w:fldChar w:fldCharType="end"/>
      </w:r>
      <w:r>
        <w:t>: Simplified Structure of the n-channel MOS transistor</w:t>
      </w:r>
      <w:bookmarkEnd w:id="1"/>
    </w:p>
    <w:p>
      <w:pPr>
        <w:spacing w:line="360" w:lineRule="auto"/>
        <w:rPr>
          <w:szCs w:val="28"/>
        </w:rPr>
      </w:pPr>
      <w:r>
        <w:rPr>
          <w:szCs w:val="28"/>
        </w:rPr>
        <w:t>On basis of number of terminals MOS structure is classified into 3 types:-</w:t>
      </w:r>
    </w:p>
    <w:p>
      <w:pPr>
        <w:pStyle w:val="4"/>
        <w:numPr>
          <w:ilvl w:val="0"/>
          <w:numId w:val="4"/>
        </w:numPr>
        <w:spacing w:line="360" w:lineRule="auto"/>
        <w:rPr>
          <w:szCs w:val="28"/>
        </w:rPr>
      </w:pPr>
      <w:r>
        <w:rPr>
          <w:szCs w:val="28"/>
        </w:rPr>
        <w:t>2 Terminal MOS/MOS Capacitor</w:t>
      </w:r>
    </w:p>
    <w:p>
      <w:pPr>
        <w:pStyle w:val="4"/>
        <w:numPr>
          <w:ilvl w:val="0"/>
          <w:numId w:val="4"/>
        </w:numPr>
        <w:spacing w:line="360" w:lineRule="auto"/>
        <w:rPr>
          <w:szCs w:val="28"/>
        </w:rPr>
      </w:pPr>
      <w:r>
        <w:rPr>
          <w:szCs w:val="28"/>
        </w:rPr>
        <w:t>3 Terminal MOS</w:t>
      </w:r>
    </w:p>
    <w:p>
      <w:pPr>
        <w:pStyle w:val="4"/>
        <w:numPr>
          <w:ilvl w:val="0"/>
          <w:numId w:val="4"/>
        </w:numPr>
        <w:spacing w:line="360" w:lineRule="auto"/>
        <w:rPr>
          <w:szCs w:val="28"/>
        </w:rPr>
      </w:pPr>
      <w:r>
        <w:rPr>
          <w:szCs w:val="28"/>
        </w:rPr>
        <w:t>4 Terminal MOS</w:t>
      </w:r>
    </w:p>
    <w:p>
      <w:pPr>
        <w:spacing w:line="360" w:lineRule="auto"/>
        <w:rPr>
          <w:szCs w:val="28"/>
        </w:rPr>
      </w:pPr>
      <w:r>
        <w:rPr>
          <w:szCs w:val="28"/>
        </w:rPr>
        <w:t>The landing page of my software tool looks like the below picture. It has several buttons of matplotlib library of python. The user has to choose one of those which will open another window for plotting graphs. The whole software/tool doesn’t require python or any of its dependencies to be pre-installed in the user’s system. Every python file in converted to executable bundle file using the PyInstaller package and the executable files are called from this landing page. The whole folder is then converted to a single .exe file in case of Windows and  a .zip file in case of Ubuntu. This single file can be given to any user for their use.</w:t>
      </w:r>
    </w:p>
    <w:p>
      <w:pPr>
        <w:keepNext/>
        <w:ind w:hanging="709"/>
        <w:jc w:val="center"/>
      </w:pPr>
      <w:r>
        <w:rPr>
          <w:lang w:eastAsia="en-IN"/>
        </w:rPr>
        <w:drawing>
          <wp:inline distT="0" distB="0" distL="0" distR="0">
            <wp:extent cx="6821805" cy="58223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9"/>
                    <a:stretch>
                      <a:fillRect/>
                    </a:stretch>
                  </pic:blipFill>
                  <pic:spPr>
                    <a:xfrm>
                      <a:off x="0" y="0"/>
                      <a:ext cx="6871078" cy="5864613"/>
                    </a:xfrm>
                    <a:prstGeom prst="rect">
                      <a:avLst/>
                    </a:prstGeom>
                  </pic:spPr>
                </pic:pic>
              </a:graphicData>
            </a:graphic>
          </wp:inline>
        </w:drawing>
      </w:r>
    </w:p>
    <w:p>
      <w:pPr>
        <w:pStyle w:val="14"/>
        <w:jc w:val="center"/>
      </w:pPr>
      <w:bookmarkStart w:id="2" w:name="_Toc12630084"/>
      <w:r>
        <w:t xml:space="preserve">Figure </w:t>
      </w:r>
      <w:r>
        <w:fldChar w:fldCharType="begin"/>
      </w:r>
      <w:r>
        <w:instrText xml:space="preserve"> SEQ Figure \* ARABIC </w:instrText>
      </w:r>
      <w:r>
        <w:fldChar w:fldCharType="separate"/>
      </w:r>
      <w:r>
        <w:t>2</w:t>
      </w:r>
      <w:r>
        <w:fldChar w:fldCharType="end"/>
      </w:r>
      <w:r>
        <w:t>: Main page of the tool</w:t>
      </w:r>
      <w:bookmarkEnd w:id="2"/>
    </w:p>
    <w:p>
      <w:pPr>
        <w:ind w:hanging="709"/>
        <w:rPr>
          <w:szCs w:val="28"/>
        </w:rPr>
      </w:pPr>
      <w:r>
        <w:rPr>
          <w:szCs w:val="28"/>
        </w:rPr>
        <w:br w:type="page"/>
      </w:r>
    </w:p>
    <w:p>
      <w:pPr>
        <w:pStyle w:val="2"/>
        <w:pBdr>
          <w:bottom w:val="single" w:color="auto" w:sz="12" w:space="1"/>
        </w:pBdr>
      </w:pPr>
      <w:r>
        <w:t xml:space="preserve"> </w:t>
      </w:r>
      <w:bookmarkStart w:id="3" w:name="_Toc12628033"/>
      <w:r>
        <w:t xml:space="preserve">2 </w:t>
      </w:r>
      <w:r>
        <w:t>Terminal MOSFET Structure</w:t>
      </w:r>
      <w:bookmarkEnd w:id="3"/>
      <w:r>
        <w:t>/MOS Capacitor</w:t>
      </w:r>
      <w:bookmarkStart w:id="42" w:name="_GoBack"/>
      <w:bookmarkEnd w:id="42"/>
    </w:p>
    <w:p>
      <w:pPr>
        <w:pStyle w:val="5"/>
        <w:numPr>
          <w:ilvl w:val="0"/>
          <w:numId w:val="0"/>
        </w:numPr>
        <w:ind w:left="426"/>
        <w:rPr>
          <w:rFonts w:eastAsiaTheme="majorEastAsia"/>
        </w:rPr>
      </w:pPr>
      <w:bookmarkStart w:id="4" w:name="_Toc12628034"/>
    </w:p>
    <w:p>
      <w:pPr>
        <w:pStyle w:val="5"/>
        <w:rPr>
          <w:rFonts w:eastAsiaTheme="majorEastAsia"/>
        </w:rPr>
      </w:pPr>
      <w:r>
        <w:rPr>
          <w:rFonts w:eastAsiaTheme="majorEastAsia"/>
        </w:rPr>
        <w:t xml:space="preserve"> Introduction</w:t>
      </w:r>
      <w:bookmarkEnd w:id="4"/>
    </w:p>
    <w:p>
      <w:pPr>
        <w:spacing w:line="360" w:lineRule="auto"/>
      </w:pPr>
      <w:r>
        <w:t>2 Terminal MOS is made gate, insulator and the body. This structure is also referred to as a MOS Capacitor. The acronym MOS, standing for metal-oxide semiconductor is used independently of whether the gate is actually made of metal or whether the insulator is Silicon dioxide. In early days gates were invariably considered as made of metal, the insulator made of Silicon dioxide and the semiconductor unambiguously referred as body. Extensive study of MOS Cap over the years have resulted in a detailed understanding of the structure and led to the development of better fabrication methods that greatly reduced the undesirable effects and that made the MOS transistors with high performance. In this we will consider the various potentials ,charges developed and the capacitance properties. A voltage at which there is no electrical charge in the semiconductor and hence no voltage drop, is called as Flatband voltage (V</w:t>
      </w:r>
      <w:r>
        <w:rPr>
          <w:vertAlign w:val="subscript"/>
        </w:rPr>
        <w:t>FB</w:t>
      </w:r>
      <w:r>
        <w:t>). The energy bands in the band diagram are horizontal (flat)  in this case. Also we can define the surface potential ѱ</w:t>
      </w:r>
      <w:r>
        <w:rPr>
          <w:vertAlign w:val="subscript"/>
        </w:rPr>
        <w:t>s</w:t>
      </w:r>
      <w:r>
        <w:t xml:space="preserve"> as the total potential drop across the region, defined from the surface to a point in the bulk outside that region.</w:t>
      </w:r>
    </w:p>
    <w:p>
      <w:pPr>
        <w:pStyle w:val="5"/>
      </w:pPr>
      <w:bookmarkStart w:id="5" w:name="_Toc12628035"/>
      <w:r>
        <w:t xml:space="preserve"> Effect of Gate-Body Voltage on Surface Condition</w:t>
      </w:r>
      <w:bookmarkEnd w:id="5"/>
      <w:r>
        <w:t xml:space="preserve"> </w:t>
      </w:r>
    </w:p>
    <w:p>
      <w:pPr>
        <w:spacing w:line="360" w:lineRule="auto"/>
      </w:pPr>
      <w:r>
        <w:t>Now let us consider the effect of Gate-Body Voltage (V</w:t>
      </w:r>
      <w:r>
        <w:rPr>
          <w:vertAlign w:val="subscript"/>
        </w:rPr>
        <w:t>GB</w:t>
      </w:r>
      <w:r>
        <w:t>) on the surface considering a p-type body.</w:t>
      </w:r>
    </w:p>
    <w:p>
      <w:pPr>
        <w:pStyle w:val="4"/>
        <w:numPr>
          <w:ilvl w:val="0"/>
          <w:numId w:val="5"/>
        </w:numPr>
        <w:spacing w:line="360" w:lineRule="auto"/>
      </w:pPr>
      <w:r>
        <w:t>Flatband Condition:</w:t>
      </w:r>
    </w:p>
    <w:p>
      <w:pPr>
        <w:pStyle w:val="4"/>
        <w:spacing w:line="360" w:lineRule="auto"/>
      </w:pPr>
      <w:r>
        <w:t>It is the case in which the Surface potential is zero, V</w:t>
      </w:r>
      <w:r>
        <w:rPr>
          <w:vertAlign w:val="subscript"/>
        </w:rPr>
        <w:t xml:space="preserve">GB </w:t>
      </w:r>
      <w:r>
        <w:t>= V</w:t>
      </w:r>
      <w:r>
        <w:rPr>
          <w:vertAlign w:val="subscript"/>
        </w:rPr>
        <w:t>FB</w:t>
      </w:r>
      <w:r>
        <w:t xml:space="preserve"> and the charge in the semiconductor under the oxide Q</w:t>
      </w:r>
      <w:r>
        <w:rPr>
          <w:vertAlign w:val="subscript"/>
        </w:rPr>
        <w:t>C</w:t>
      </w:r>
      <w:r>
        <w:t xml:space="preserve"> =0. </w:t>
      </w:r>
    </w:p>
    <w:p>
      <w:pPr>
        <w:pStyle w:val="4"/>
        <w:spacing w:line="360" w:lineRule="auto"/>
        <w:jc w:val="center"/>
      </w:pPr>
      <w:r>
        <w:rPr>
          <w:lang w:eastAsia="en-IN"/>
        </w:rPr>
        <w:drawing>
          <wp:inline distT="0" distB="0" distL="0" distR="0">
            <wp:extent cx="940435" cy="879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961701" cy="899276"/>
                    </a:xfrm>
                    <a:prstGeom prst="rect">
                      <a:avLst/>
                    </a:prstGeom>
                  </pic:spPr>
                </pic:pic>
              </a:graphicData>
            </a:graphic>
          </wp:inline>
        </w:drawing>
      </w:r>
    </w:p>
    <w:p>
      <w:pPr>
        <w:pStyle w:val="4"/>
        <w:numPr>
          <w:ilvl w:val="0"/>
          <w:numId w:val="5"/>
        </w:numPr>
        <w:spacing w:line="360" w:lineRule="auto"/>
      </w:pPr>
      <w:r>
        <w:t>Accumulation:</w:t>
      </w:r>
    </w:p>
    <w:p>
      <w:pPr>
        <w:pStyle w:val="4"/>
        <w:spacing w:line="360" w:lineRule="auto"/>
      </w:pPr>
      <w:r>
        <w:t>It is the case where V</w:t>
      </w:r>
      <w:r>
        <w:rPr>
          <w:vertAlign w:val="subscript"/>
        </w:rPr>
        <w:t xml:space="preserve">GB </w:t>
      </w:r>
      <w:r>
        <w:t>decreases below V</w:t>
      </w:r>
      <w:r>
        <w:rPr>
          <w:vertAlign w:val="subscript"/>
        </w:rPr>
        <w:t>FB</w:t>
      </w:r>
      <w:r>
        <w:t>. The negative change of V</w:t>
      </w:r>
      <w:r>
        <w:rPr>
          <w:vertAlign w:val="subscript"/>
        </w:rPr>
        <w:t>GB</w:t>
      </w:r>
      <w:r>
        <w:t xml:space="preserve"> will  cause a negative change in the gate charge (Q</w:t>
      </w:r>
      <w:r>
        <w:rPr>
          <w:vertAlign w:val="subscript"/>
        </w:rPr>
        <w:t>G</w:t>
      </w:r>
      <w:r>
        <w:t>) Thus the semiconductor charges will balance this change by providing  a net positive charge. The negative change in V</w:t>
      </w:r>
      <w:r>
        <w:rPr>
          <w:vertAlign w:val="subscript"/>
        </w:rPr>
        <w:t>GB</w:t>
      </w:r>
      <w:r>
        <w:t xml:space="preserve"> causes the negative change in Surface potential ѱ</w:t>
      </w:r>
      <w:r>
        <w:rPr>
          <w:vertAlign w:val="subscript"/>
        </w:rPr>
        <w:t>s</w:t>
      </w:r>
      <w:r>
        <w:t xml:space="preserve">.  </w:t>
      </w:r>
    </w:p>
    <w:p>
      <w:pPr>
        <w:spacing w:line="360" w:lineRule="auto"/>
        <w:jc w:val="center"/>
      </w:pPr>
      <w:r>
        <w:t xml:space="preserve">  </w:t>
      </w:r>
      <w:r>
        <w:rPr>
          <w:lang w:eastAsia="en-IN"/>
        </w:rPr>
        <w:drawing>
          <wp:inline distT="0" distB="0" distL="0" distR="0">
            <wp:extent cx="866775" cy="933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866775" cy="933450"/>
                    </a:xfrm>
                    <a:prstGeom prst="rect">
                      <a:avLst/>
                    </a:prstGeom>
                  </pic:spPr>
                </pic:pic>
              </a:graphicData>
            </a:graphic>
          </wp:inline>
        </w:drawing>
      </w:r>
    </w:p>
    <w:p>
      <w:pPr>
        <w:pStyle w:val="4"/>
        <w:numPr>
          <w:ilvl w:val="0"/>
          <w:numId w:val="5"/>
        </w:numPr>
        <w:spacing w:line="360" w:lineRule="auto"/>
      </w:pPr>
      <w:r>
        <w:t>Depletion and Inversion:</w:t>
      </w:r>
    </w:p>
    <w:p>
      <w:pPr>
        <w:pStyle w:val="4"/>
        <w:spacing w:line="360" w:lineRule="auto"/>
      </w:pPr>
      <w:r>
        <w:t>In this case the V</w:t>
      </w:r>
      <w:r>
        <w:rPr>
          <w:vertAlign w:val="subscript"/>
        </w:rPr>
        <w:t>GB</w:t>
      </w:r>
      <w:r>
        <w:t xml:space="preserve"> increases above V</w:t>
      </w:r>
      <w:r>
        <w:rPr>
          <w:vertAlign w:val="subscript"/>
        </w:rPr>
        <w:t>FB</w:t>
      </w:r>
      <w:r>
        <w:t>. The total charge on the gate Q</w:t>
      </w:r>
      <w:r>
        <w:rPr>
          <w:vertAlign w:val="subscript"/>
        </w:rPr>
        <w:t>G</w:t>
      </w:r>
      <w:r>
        <w:t xml:space="preserve"> will become more positive than the value at flatband(interface charge – Q</w:t>
      </w:r>
      <w:r>
        <w:rPr>
          <w:vertAlign w:val="subscript"/>
        </w:rPr>
        <w:t>O</w:t>
      </w:r>
      <w:r>
        <w:t>). Thus Q</w:t>
      </w:r>
      <w:r>
        <w:rPr>
          <w:vertAlign w:val="subscript"/>
        </w:rPr>
        <w:t>C</w:t>
      </w:r>
      <w:r>
        <w:t xml:space="preserve"> balances the positive charge by providing the negative charges. Also the positive change in V</w:t>
      </w:r>
      <w:r>
        <w:rPr>
          <w:vertAlign w:val="subscript"/>
        </w:rPr>
        <w:t>GB</w:t>
      </w:r>
      <w:r>
        <w:t xml:space="preserve"> will cause positive changes in ѱs. </w:t>
      </w:r>
    </w:p>
    <w:p>
      <w:pPr>
        <w:pStyle w:val="4"/>
        <w:spacing w:line="360" w:lineRule="auto"/>
        <w:ind w:left="3600"/>
      </w:pPr>
      <w:r>
        <w:t xml:space="preserve">    </w:t>
      </w:r>
      <w:r>
        <w:rPr>
          <w:lang w:eastAsia="en-IN"/>
        </w:rPr>
        <w:drawing>
          <wp:inline distT="0" distB="0" distL="0" distR="0">
            <wp:extent cx="895350" cy="981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895350" cy="981075"/>
                    </a:xfrm>
                    <a:prstGeom prst="rect">
                      <a:avLst/>
                    </a:prstGeom>
                  </pic:spPr>
                </pic:pic>
              </a:graphicData>
            </a:graphic>
          </wp:inline>
        </w:drawing>
      </w:r>
    </w:p>
    <w:p>
      <w:pPr>
        <w:pStyle w:val="5"/>
      </w:pPr>
      <w:bookmarkStart w:id="6" w:name="_Toc12628036"/>
      <w:r>
        <w:t xml:space="preserve"> Potential Balance and Charge Balance</w:t>
      </w:r>
      <w:bookmarkEnd w:id="6"/>
      <w:r>
        <w:t xml:space="preserve"> </w:t>
      </w:r>
    </w:p>
    <w:p>
      <w:pPr/>
      <w:r>
        <w:t xml:space="preserve">Four kinds of potential drops are encountered in the loop:- </w:t>
      </w:r>
    </w:p>
    <w:p>
      <w:pPr>
        <w:pStyle w:val="4"/>
        <w:numPr>
          <w:ilvl w:val="0"/>
          <w:numId w:val="6"/>
        </w:numPr>
      </w:pPr>
      <w:r>
        <w:t>The voltage of the external source V</w:t>
      </w:r>
      <w:r>
        <w:rPr>
          <w:vertAlign w:val="subscript"/>
        </w:rPr>
        <w:t>GB</w:t>
      </w:r>
      <w:r>
        <w:t>.</w:t>
      </w:r>
    </w:p>
    <w:p>
      <w:pPr>
        <w:pStyle w:val="4"/>
        <w:numPr>
          <w:ilvl w:val="0"/>
          <w:numId w:val="6"/>
        </w:numPr>
      </w:pPr>
      <w:r>
        <w:t>The potential drop across the oxide ѱ</w:t>
      </w:r>
      <w:r>
        <w:rPr>
          <w:vertAlign w:val="subscript"/>
        </w:rPr>
        <w:t>ox</w:t>
      </w:r>
    </w:p>
    <w:p>
      <w:pPr>
        <w:pStyle w:val="4"/>
        <w:numPr>
          <w:ilvl w:val="0"/>
          <w:numId w:val="6"/>
        </w:numPr>
      </w:pPr>
      <w:r>
        <w:t>The surface potential ѱ</w:t>
      </w:r>
      <w:r>
        <w:rPr>
          <w:vertAlign w:val="subscript"/>
        </w:rPr>
        <w:t>s</w:t>
      </w:r>
    </w:p>
    <w:p>
      <w:pPr>
        <w:pStyle w:val="4"/>
        <w:numPr>
          <w:ilvl w:val="0"/>
          <w:numId w:val="6"/>
        </w:numPr>
      </w:pPr>
      <w:r>
        <w:t>Sum of the contact potentials when going clockwise Φ</w:t>
      </w:r>
      <w:r>
        <w:rPr>
          <w:vertAlign w:val="subscript"/>
        </w:rPr>
        <w:t>MS</w:t>
      </w:r>
      <w:r>
        <w:t>.</w:t>
      </w:r>
    </w:p>
    <w:p>
      <w:pPr>
        <w:ind w:left="360"/>
      </w:pPr>
      <w:r>
        <w:t xml:space="preserve">Thus, we can write , </w:t>
      </w:r>
    </w:p>
    <w:p>
      <w:pPr>
        <w:ind w:left="360"/>
        <w:jc w:val="center"/>
      </w:pPr>
      <w:r>
        <w:rPr>
          <w:lang w:eastAsia="en-IN"/>
        </w:rPr>
        <w:drawing>
          <wp:inline distT="0" distB="0" distL="0" distR="0">
            <wp:extent cx="2216785" cy="502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stretch>
                      <a:fillRect/>
                    </a:stretch>
                  </pic:blipFill>
                  <pic:spPr>
                    <a:xfrm>
                      <a:off x="0" y="0"/>
                      <a:ext cx="2240868" cy="508967"/>
                    </a:xfrm>
                    <a:prstGeom prst="rect">
                      <a:avLst/>
                    </a:prstGeom>
                  </pic:spPr>
                </pic:pic>
              </a:graphicData>
            </a:graphic>
          </wp:inline>
        </w:drawing>
      </w:r>
    </w:p>
    <w:p>
      <w:pPr>
        <w:ind w:left="360"/>
      </w:pPr>
      <w:r>
        <w:t>Now considering the charges in the system, they are of different types:-</w:t>
      </w:r>
    </w:p>
    <w:p>
      <w:pPr>
        <w:pStyle w:val="4"/>
        <w:numPr>
          <w:ilvl w:val="0"/>
          <w:numId w:val="7"/>
        </w:numPr>
      </w:pPr>
      <w:r>
        <w:t>The charge on the gate Q</w:t>
      </w:r>
      <w:r>
        <w:rPr>
          <w:vertAlign w:val="subscript"/>
        </w:rPr>
        <w:t>G</w:t>
      </w:r>
    </w:p>
    <w:p>
      <w:pPr>
        <w:pStyle w:val="4"/>
        <w:numPr>
          <w:ilvl w:val="0"/>
          <w:numId w:val="7"/>
        </w:numPr>
      </w:pPr>
      <w:r>
        <w:t>The effective interface charge Q</w:t>
      </w:r>
      <w:r>
        <w:rPr>
          <w:vertAlign w:val="subscript"/>
        </w:rPr>
        <w:t>O</w:t>
      </w:r>
    </w:p>
    <w:p>
      <w:pPr>
        <w:pStyle w:val="4"/>
        <w:numPr>
          <w:ilvl w:val="0"/>
          <w:numId w:val="7"/>
        </w:numPr>
      </w:pPr>
      <w:r>
        <w:t>The charge in the semiconductor under the oxide Q</w:t>
      </w:r>
      <w:r>
        <w:rPr>
          <w:vertAlign w:val="subscript"/>
        </w:rPr>
        <w:t>C</w:t>
      </w:r>
    </w:p>
    <w:p>
      <w:pPr>
        <w:ind w:left="360"/>
      </w:pPr>
      <w:r>
        <w:t>These charges must balance one another for overall charge neutral system:-</w:t>
      </w:r>
    </w:p>
    <w:p>
      <w:pPr>
        <w:ind w:left="360"/>
        <w:jc w:val="center"/>
      </w:pPr>
      <w:r>
        <w:rPr>
          <w:lang w:eastAsia="en-IN"/>
        </w:rPr>
        <w:drawing>
          <wp:inline distT="0" distB="0" distL="0" distR="0">
            <wp:extent cx="1880235" cy="548005"/>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4"/>
                    <a:stretch>
                      <a:fillRect/>
                    </a:stretch>
                  </pic:blipFill>
                  <pic:spPr>
                    <a:xfrm>
                      <a:off x="0" y="0"/>
                      <a:ext cx="1903637" cy="555227"/>
                    </a:xfrm>
                    <a:prstGeom prst="rect">
                      <a:avLst/>
                    </a:prstGeom>
                  </pic:spPr>
                </pic:pic>
              </a:graphicData>
            </a:graphic>
          </wp:inline>
        </w:drawing>
      </w:r>
    </w:p>
    <w:p>
      <w:pPr>
        <w:pStyle w:val="5"/>
        <w:rPr>
          <w:rFonts w:asciiTheme="majorHAnsi" w:hAnsiTheme="majorHAnsi" w:eastAsiaTheme="majorEastAsia" w:cstheme="majorBidi"/>
          <w:i/>
          <w:iCs/>
          <w:spacing w:val="15"/>
          <w:sz w:val="24"/>
          <w:szCs w:val="24"/>
        </w:rPr>
      </w:pPr>
      <w:bookmarkStart w:id="7" w:name="_Toc12628037"/>
      <w:r>
        <w:t>General Analysis</w:t>
      </w:r>
      <w:bookmarkEnd w:id="7"/>
    </w:p>
    <w:p>
      <w:pPr>
        <w:spacing w:line="360" w:lineRule="auto"/>
      </w:pPr>
      <w:r>
        <w:t>From the Poisson’s equation we get,</w:t>
      </w:r>
    </w:p>
    <w:p>
      <w:pPr>
        <w:spacing w:line="360" w:lineRule="auto"/>
        <w:jc w:val="center"/>
      </w:pPr>
      <w:r>
        <w:rPr>
          <w:lang w:eastAsia="en-IN"/>
        </w:rPr>
        <w:drawing>
          <wp:inline distT="0" distB="0" distL="0" distR="0">
            <wp:extent cx="5070475" cy="867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157330" cy="882220"/>
                    </a:xfrm>
                    <a:prstGeom prst="rect">
                      <a:avLst/>
                    </a:prstGeom>
                  </pic:spPr>
                </pic:pic>
              </a:graphicData>
            </a:graphic>
          </wp:inline>
        </w:drawing>
      </w:r>
    </w:p>
    <w:p>
      <w:pPr>
        <w:spacing w:line="360" w:lineRule="auto"/>
      </w:pPr>
      <w:r>
        <w:t>Double Integrating the equation, we can get the value of V</w:t>
      </w:r>
      <w:r>
        <w:rPr>
          <w:vertAlign w:val="subscript"/>
        </w:rPr>
        <w:t>GB</w:t>
      </w:r>
      <w:r>
        <w:t xml:space="preserve"> :-</w:t>
      </w:r>
    </w:p>
    <w:p>
      <w:pPr>
        <w:spacing w:line="360" w:lineRule="auto"/>
        <w:jc w:val="center"/>
      </w:pPr>
      <w:r>
        <w:rPr>
          <w:lang w:eastAsia="en-IN"/>
        </w:rPr>
        <w:drawing>
          <wp:inline distT="0" distB="0" distL="0" distR="0">
            <wp:extent cx="5731510" cy="6407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731510" cy="640715"/>
                    </a:xfrm>
                    <a:prstGeom prst="rect">
                      <a:avLst/>
                    </a:prstGeom>
                  </pic:spPr>
                </pic:pic>
              </a:graphicData>
            </a:graphic>
          </wp:inline>
        </w:drawing>
      </w:r>
    </w:p>
    <w:p>
      <w:pPr/>
      <w:r>
        <w:t>Similarly,We can also find the equation of the total semiconductor charge Q’c :-</w:t>
      </w:r>
    </w:p>
    <w:p>
      <w:pPr>
        <w:jc w:val="center"/>
      </w:pPr>
      <w:r>
        <w:rPr>
          <w:lang w:eastAsia="en-IN"/>
        </w:rPr>
        <w:drawing>
          <wp:inline distT="0" distB="0" distL="0" distR="0">
            <wp:extent cx="5731510" cy="11309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731510" cy="1130935"/>
                    </a:xfrm>
                    <a:prstGeom prst="rect">
                      <a:avLst/>
                    </a:prstGeom>
                  </pic:spPr>
                </pic:pic>
              </a:graphicData>
            </a:graphic>
          </wp:inline>
        </w:drawing>
      </w:r>
    </w:p>
    <w:p>
      <w:pPr>
        <w:spacing w:line="360" w:lineRule="auto"/>
      </w:pPr>
      <w:r>
        <w:t>If the potential across the semiconductor changes by ∆ѱ</w:t>
      </w:r>
      <w:r>
        <w:rPr>
          <w:vertAlign w:val="subscript"/>
        </w:rPr>
        <w:t>s</w:t>
      </w:r>
      <w:r>
        <w:t xml:space="preserve">, the charge in that region will change by ∆Q’c. This additional charge must enter the region through it’s bottom, coming from the body terminal. Thus we can define the semiconductor capacitance C’c as </w:t>
      </w:r>
    </w:p>
    <w:p>
      <w:pPr>
        <w:spacing w:line="360" w:lineRule="auto"/>
        <w:jc w:val="center"/>
      </w:pPr>
      <w:r>
        <w:rPr>
          <w:lang w:eastAsia="en-IN"/>
        </w:rPr>
        <w:drawing>
          <wp:inline distT="0" distB="0" distL="0" distR="0">
            <wp:extent cx="1062355" cy="5810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1068120" cy="584008"/>
                    </a:xfrm>
                    <a:prstGeom prst="rect">
                      <a:avLst/>
                    </a:prstGeom>
                  </pic:spPr>
                </pic:pic>
              </a:graphicData>
            </a:graphic>
          </wp:inline>
        </w:drawing>
      </w:r>
      <w:r>
        <w:t xml:space="preserve"> </w:t>
      </w:r>
    </w:p>
    <w:p>
      <w:pPr>
        <w:jc w:val="center"/>
      </w:pPr>
      <w:r>
        <w:rPr>
          <w:lang w:eastAsia="en-IN"/>
        </w:rPr>
        <w:drawing>
          <wp:inline distT="0" distB="0" distL="0" distR="0">
            <wp:extent cx="5105400" cy="1433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5105400" cy="1433195"/>
                    </a:xfrm>
                    <a:prstGeom prst="rect">
                      <a:avLst/>
                    </a:prstGeom>
                  </pic:spPr>
                </pic:pic>
              </a:graphicData>
            </a:graphic>
          </wp:inline>
        </w:drawing>
      </w:r>
    </w:p>
    <w:p>
      <w:pPr>
        <w:spacing w:line="360" w:lineRule="auto"/>
      </w:pPr>
      <w:r>
        <w:t xml:space="preserve">Using my python code i.e. I have used the matplotlib to plot the graphs of these equations and have got the following results :- </w:t>
      </w:r>
    </w:p>
    <w:p>
      <w:pPr>
        <w:spacing w:line="360" w:lineRule="auto"/>
        <w:ind w:left="-567"/>
      </w:pPr>
      <w:r>
        <w:tab/>
      </w:r>
      <w:r>
        <w:t xml:space="preserve">There are 4 graphs in each window for both nMOS and pMOS :- </w:t>
      </w:r>
    </w:p>
    <w:p>
      <w:pPr>
        <w:pStyle w:val="4"/>
        <w:numPr>
          <w:ilvl w:val="0"/>
          <w:numId w:val="8"/>
        </w:numPr>
        <w:spacing w:line="360" w:lineRule="auto"/>
      </w:pPr>
      <w:r>
        <w:t>Ѱ</w:t>
      </w:r>
      <w:r>
        <w:rPr>
          <w:vertAlign w:val="subscript"/>
        </w:rPr>
        <w:t>s</w:t>
      </w:r>
      <w:r>
        <w:t xml:space="preserve"> Vs V</w:t>
      </w:r>
      <w:r>
        <w:rPr>
          <w:vertAlign w:val="subscript"/>
        </w:rPr>
        <w:t>GB</w:t>
      </w:r>
    </w:p>
    <w:p>
      <w:pPr>
        <w:pStyle w:val="4"/>
        <w:numPr>
          <w:ilvl w:val="0"/>
          <w:numId w:val="8"/>
        </w:numPr>
        <w:spacing w:line="360" w:lineRule="auto"/>
      </w:pPr>
      <w:r>
        <w:t>Q’c Vs ѱ</w:t>
      </w:r>
      <w:r>
        <w:rPr>
          <w:vertAlign w:val="subscript"/>
        </w:rPr>
        <w:t>s</w:t>
      </w:r>
    </w:p>
    <w:p>
      <w:pPr>
        <w:pStyle w:val="4"/>
        <w:numPr>
          <w:ilvl w:val="0"/>
          <w:numId w:val="8"/>
        </w:numPr>
        <w:spacing w:line="360" w:lineRule="auto"/>
      </w:pPr>
      <w:r>
        <w:t>Q’c Vs V</w:t>
      </w:r>
      <w:r>
        <w:rPr>
          <w:vertAlign w:val="subscript"/>
        </w:rPr>
        <w:t>GB</w:t>
      </w:r>
      <w:r>
        <w:t xml:space="preserve"> </w:t>
      </w:r>
    </w:p>
    <w:p>
      <w:pPr>
        <w:pStyle w:val="4"/>
        <w:numPr>
          <w:ilvl w:val="0"/>
          <w:numId w:val="8"/>
        </w:numPr>
        <w:spacing w:line="360" w:lineRule="auto"/>
      </w:pPr>
      <w:r>
        <w:t>C’c Vs V</w:t>
      </w:r>
      <w:r>
        <w:rPr>
          <w:vertAlign w:val="subscript"/>
        </w:rPr>
        <w:t>GB</w:t>
      </w:r>
    </w:p>
    <w:p>
      <w:pPr>
        <w:spacing w:line="360" w:lineRule="auto"/>
      </w:pPr>
      <w:r>
        <w:t>We can vary the shown parameters by moving the slider. Proper legends and labelling are also there for better information. The value of the slider in shown beside the slider bar. Also there is option for saving the graphs in matplotlib.</w:t>
      </w:r>
    </w:p>
    <w:p>
      <w:pPr>
        <w:pStyle w:val="5"/>
      </w:pPr>
      <w:r>
        <w:t xml:space="preserve"> </w:t>
      </w:r>
      <w:bookmarkStart w:id="8" w:name="_Toc12628038"/>
      <w:r>
        <w:t>n-type body MOS</w:t>
      </w:r>
      <w:bookmarkEnd w:id="8"/>
    </w:p>
    <w:p>
      <w:pPr>
        <w:keepNext/>
        <w:ind w:left="-567"/>
        <w:jc w:val="center"/>
      </w:pPr>
      <w:r>
        <w:rPr>
          <w:lang w:eastAsia="en-IN"/>
        </w:rPr>
        <w:drawing>
          <wp:inline distT="0" distB="0" distL="0" distR="0">
            <wp:extent cx="5999480" cy="323977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5999538" cy="3240000"/>
                    </a:xfrm>
                    <a:prstGeom prst="rect">
                      <a:avLst/>
                    </a:prstGeom>
                  </pic:spPr>
                </pic:pic>
              </a:graphicData>
            </a:graphic>
          </wp:inline>
        </w:drawing>
      </w:r>
    </w:p>
    <w:p>
      <w:pPr>
        <w:pStyle w:val="14"/>
        <w:jc w:val="center"/>
      </w:pPr>
      <w:bookmarkStart w:id="9" w:name="_Toc12630085"/>
      <w:r>
        <w:t xml:space="preserve">Figure </w:t>
      </w:r>
      <w:r>
        <w:fldChar w:fldCharType="begin"/>
      </w:r>
      <w:r>
        <w:instrText xml:space="preserve"> SEQ Figure \* ARABIC </w:instrText>
      </w:r>
      <w:r>
        <w:fldChar w:fldCharType="separate"/>
      </w:r>
      <w:r>
        <w:t>3</w:t>
      </w:r>
      <w:r>
        <w:fldChar w:fldCharType="end"/>
      </w:r>
      <w:r>
        <w:t>: This shows the results of the n type body MOS Capacitor</w:t>
      </w:r>
      <w:bookmarkEnd w:id="9"/>
    </w:p>
    <w:p>
      <w:pPr>
        <w:pStyle w:val="5"/>
      </w:pPr>
      <w:r>
        <w:t xml:space="preserve"> </w:t>
      </w:r>
      <w:bookmarkStart w:id="10" w:name="_Toc12628039"/>
      <w:r>
        <w:t>n-type body MOS</w:t>
      </w:r>
      <w:bookmarkEnd w:id="10"/>
    </w:p>
    <w:p>
      <w:pPr>
        <w:keepNext/>
        <w:ind w:left="-567"/>
        <w:jc w:val="center"/>
      </w:pPr>
      <w:r>
        <w:rPr>
          <w:lang w:eastAsia="en-IN"/>
        </w:rPr>
        <w:drawing>
          <wp:inline distT="0" distB="0" distL="0" distR="0">
            <wp:extent cx="6097270" cy="3239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6097804" cy="3240000"/>
                    </a:xfrm>
                    <a:prstGeom prst="rect">
                      <a:avLst/>
                    </a:prstGeom>
                  </pic:spPr>
                </pic:pic>
              </a:graphicData>
            </a:graphic>
          </wp:inline>
        </w:drawing>
      </w:r>
    </w:p>
    <w:p>
      <w:pPr>
        <w:pStyle w:val="14"/>
        <w:jc w:val="center"/>
      </w:pPr>
      <w:bookmarkStart w:id="11" w:name="_Toc12630086"/>
      <w:r>
        <w:t xml:space="preserve">Figure </w:t>
      </w:r>
      <w:r>
        <w:fldChar w:fldCharType="begin"/>
      </w:r>
      <w:r>
        <w:instrText xml:space="preserve"> SEQ Figure \* ARABIC </w:instrText>
      </w:r>
      <w:r>
        <w:fldChar w:fldCharType="separate"/>
      </w:r>
      <w:r>
        <w:t>4</w:t>
      </w:r>
      <w:r>
        <w:fldChar w:fldCharType="end"/>
      </w:r>
      <w:r>
        <w:t>: the results of the p type body MOS Capacitor</w:t>
      </w:r>
      <w:bookmarkEnd w:id="11"/>
    </w:p>
    <w:p>
      <w:pPr/>
    </w:p>
    <w:p>
      <w:pPr>
        <w:spacing w:line="360" w:lineRule="auto"/>
      </w:pPr>
      <w:r>
        <w:t xml:space="preserve">I have also solved the poison equation to get the equation of ѱ wrt to the distance y into the bulk material from the surface of semiconductor.  </w:t>
      </w:r>
    </w:p>
    <w:p>
      <w:pPr>
        <w:keepNext/>
        <w:ind w:left="-567" w:firstLine="141"/>
        <w:jc w:val="center"/>
      </w:pPr>
      <w:r>
        <w:rPr>
          <w:lang w:eastAsia="en-IN"/>
        </w:rPr>
        <w:drawing>
          <wp:inline distT="0" distB="0" distL="0" distR="0">
            <wp:extent cx="6343650" cy="3641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6449931" cy="3703353"/>
                    </a:xfrm>
                    <a:prstGeom prst="rect">
                      <a:avLst/>
                    </a:prstGeom>
                  </pic:spPr>
                </pic:pic>
              </a:graphicData>
            </a:graphic>
          </wp:inline>
        </w:drawing>
      </w:r>
    </w:p>
    <w:p>
      <w:pPr>
        <w:pStyle w:val="14"/>
        <w:jc w:val="center"/>
      </w:pPr>
      <w:bookmarkStart w:id="12" w:name="_Toc12630087"/>
      <w:r>
        <w:t xml:space="preserve">Figure </w:t>
      </w:r>
      <w:r>
        <w:fldChar w:fldCharType="begin"/>
      </w:r>
      <w:r>
        <w:instrText xml:space="preserve"> SEQ Figure \* ARABIC </w:instrText>
      </w:r>
      <w:r>
        <w:fldChar w:fldCharType="separate"/>
      </w:r>
      <w:r>
        <w:t>5</w:t>
      </w:r>
      <w:r>
        <w:fldChar w:fldCharType="end"/>
      </w:r>
      <w:r>
        <w:t>: the results of the graph between ѱ wrt to the distance y</w:t>
      </w:r>
      <w:bookmarkEnd w:id="12"/>
    </w:p>
    <w:p>
      <w:pPr/>
      <w:r>
        <w:t xml:space="preserve">In my tool, the user can also add graphs by clicking on the ADD button given in the bottom right. </w:t>
      </w:r>
    </w:p>
    <w:p>
      <w:pPr>
        <w:keepNext/>
        <w:ind w:left="-851" w:firstLine="284"/>
        <w:jc w:val="center"/>
      </w:pPr>
      <w:r>
        <w:rPr>
          <w:lang w:eastAsia="en-IN"/>
        </w:rPr>
        <w:drawing>
          <wp:inline distT="0" distB="0" distL="0" distR="0">
            <wp:extent cx="6276975" cy="37458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stretch>
                      <a:fillRect/>
                    </a:stretch>
                  </pic:blipFill>
                  <pic:spPr>
                    <a:xfrm>
                      <a:off x="0" y="0"/>
                      <a:ext cx="6309227" cy="3765514"/>
                    </a:xfrm>
                    <a:prstGeom prst="rect">
                      <a:avLst/>
                    </a:prstGeom>
                  </pic:spPr>
                </pic:pic>
              </a:graphicData>
            </a:graphic>
          </wp:inline>
        </w:drawing>
      </w:r>
    </w:p>
    <w:p>
      <w:pPr>
        <w:pStyle w:val="14"/>
        <w:jc w:val="center"/>
      </w:pPr>
      <w:bookmarkStart w:id="13" w:name="_Toc12630088"/>
      <w:r>
        <w:t xml:space="preserve">Figure </w:t>
      </w:r>
      <w:r>
        <w:fldChar w:fldCharType="begin"/>
      </w:r>
      <w:r>
        <w:instrText xml:space="preserve"> SEQ Figure \* ARABIC </w:instrText>
      </w:r>
      <w:r>
        <w:fldChar w:fldCharType="separate"/>
      </w:r>
      <w:r>
        <w:t>6</w:t>
      </w:r>
      <w:r>
        <w:fldChar w:fldCharType="end"/>
      </w:r>
      <w:r>
        <w:t>: Addition of graphs for comparison purpose</w:t>
      </w:r>
      <w:bookmarkEnd w:id="13"/>
    </w:p>
    <w:p>
      <w:pPr/>
    </w:p>
    <w:p>
      <w:pPr>
        <w:spacing w:line="360" w:lineRule="auto"/>
        <w:rPr>
          <w:color w:val="000000"/>
          <w:szCs w:val="28"/>
          <w:shd w:val="clear" w:color="auto" w:fill="FFFFFF"/>
        </w:rPr>
      </w:pPr>
      <w:r>
        <w:t>The equation of V</w:t>
      </w:r>
      <w:r>
        <w:rPr>
          <w:vertAlign w:val="subscript"/>
        </w:rPr>
        <w:t>GB</w:t>
      </w:r>
      <w:r>
        <w:t xml:space="preserve"> is not a linear function of ѱ</w:t>
      </w:r>
      <w:r>
        <w:rPr>
          <w:vertAlign w:val="subscript"/>
        </w:rPr>
        <w:t>s</w:t>
      </w:r>
      <w:r>
        <w:t xml:space="preserve"> . It’s a transcendental function of  ѱ. It’s not easy to solve such equation. </w:t>
      </w:r>
      <w:r>
        <w:rPr>
          <w:color w:val="000000"/>
          <w:szCs w:val="28"/>
          <w:shd w:val="clear" w:color="auto" w:fill="FFFFFF"/>
        </w:rPr>
        <w:t>One of the ways of finding the root is using Newton Raphson method. It produces successively better approximations to the roots (or zeroes) of a real-valued function. The idea is to start with an initial guess which is reasonably close to the true root, then to approximate the function by its tangent line using calculus, and finally to compute the x-intercept of this tangent line by elementary algebra. This x-intercept will typically be a better approximation to the original function's root than the first guess, and the method can be iterated successively to find the approximate root. Now in Python,I have written the algorithm for the Newton Raphson method. From this, we can calculate the approximate values of the substrate potential in different regions (depletion, weak inversion, moderate inversion, strong inversion).</w:t>
      </w:r>
    </w:p>
    <w:p>
      <w:pPr>
        <w:spacing w:line="360" w:lineRule="auto"/>
        <w:ind w:hanging="567"/>
        <w:rPr>
          <w:szCs w:val="28"/>
        </w:rPr>
      </w:pPr>
      <w:r>
        <w:rPr>
          <w:lang w:eastAsia="en-IN"/>
        </w:rPr>
        <w:drawing>
          <wp:inline distT="0" distB="0" distL="0" distR="0">
            <wp:extent cx="6624955" cy="3191510"/>
            <wp:effectExtent l="0" t="0" r="444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6634375" cy="3196312"/>
                    </a:xfrm>
                    <a:prstGeom prst="rect">
                      <a:avLst/>
                    </a:prstGeom>
                  </pic:spPr>
                </pic:pic>
              </a:graphicData>
            </a:graphic>
          </wp:inline>
        </w:drawing>
      </w:r>
    </w:p>
    <w:p>
      <w:pPr>
        <w:spacing w:line="360" w:lineRule="auto"/>
      </w:pPr>
      <w:r>
        <w:t>The approximate number of iterations of Newton Raphson for the V</w:t>
      </w:r>
      <w:r>
        <w:rPr>
          <w:vertAlign w:val="subscript"/>
        </w:rPr>
        <w:t>GB</w:t>
      </w:r>
      <w:r>
        <w:t xml:space="preserve"> function varies from 2-5. This causes a little lag while changing the parameters and plotting graphs again. The number of iterations mostly depends on the initial value given to the Newton Raphson function. For finding the initial value I have considered the approximate value of ѱ</w:t>
      </w:r>
      <w:r>
        <w:rPr>
          <w:vertAlign w:val="subscript"/>
        </w:rPr>
        <w:t>s</w:t>
      </w:r>
      <w:r>
        <w:t xml:space="preserve"> in Depletion as well as Inversion region. The approximate value in the Depletion condition is :-</w:t>
      </w:r>
    </w:p>
    <w:p>
      <w:pPr>
        <w:jc w:val="center"/>
      </w:pPr>
      <w:r>
        <w:rPr>
          <w:lang w:eastAsia="en-IN"/>
        </w:rPr>
        <w:drawing>
          <wp:inline distT="0" distB="0" distL="0" distR="0">
            <wp:extent cx="2518410" cy="819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2527376" cy="822053"/>
                    </a:xfrm>
                    <a:prstGeom prst="rect">
                      <a:avLst/>
                    </a:prstGeom>
                  </pic:spPr>
                </pic:pic>
              </a:graphicData>
            </a:graphic>
          </wp:inline>
        </w:drawing>
      </w:r>
    </w:p>
    <w:p>
      <w:pPr/>
      <w:r>
        <w:t>And, in the Inversion condition is :-</w:t>
      </w:r>
    </w:p>
    <w:p>
      <w:pPr>
        <w:jc w:val="center"/>
      </w:pPr>
      <w:r>
        <w:rPr>
          <w:lang w:eastAsia="en-IN"/>
        </w:rPr>
        <w:drawing>
          <wp:inline distT="0" distB="0" distL="0" distR="0">
            <wp:extent cx="1682115"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1711865" cy="543286"/>
                    </a:xfrm>
                    <a:prstGeom prst="rect">
                      <a:avLst/>
                    </a:prstGeom>
                  </pic:spPr>
                </pic:pic>
              </a:graphicData>
            </a:graphic>
          </wp:inline>
        </w:drawing>
      </w:r>
    </w:p>
    <w:p>
      <w:pPr/>
      <w:r>
        <w:t>Where ∆Φ = 6*Φ</w:t>
      </w:r>
      <w:r>
        <w:rPr>
          <w:vertAlign w:val="subscript"/>
        </w:rPr>
        <w:t>T</w:t>
      </w:r>
      <w:r>
        <w:t xml:space="preserve">  , for uniform substrate. </w:t>
      </w:r>
    </w:p>
    <w:p>
      <w:pPr/>
      <w:r>
        <w:t xml:space="preserve">The graph below shows the plot of the approximate solution </w:t>
      </w:r>
    </w:p>
    <w:p>
      <w:pPr>
        <w:keepNext/>
        <w:jc w:val="center"/>
      </w:pPr>
      <w:r>
        <w:rPr>
          <w:lang w:eastAsia="en-IN"/>
        </w:rPr>
        <w:drawing>
          <wp:inline distT="0" distB="0" distL="0" distR="0">
            <wp:extent cx="5010150" cy="25120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030033" cy="2522443"/>
                    </a:xfrm>
                    <a:prstGeom prst="rect">
                      <a:avLst/>
                    </a:prstGeom>
                    <a:noFill/>
                    <a:ln>
                      <a:noFill/>
                    </a:ln>
                  </pic:spPr>
                </pic:pic>
              </a:graphicData>
            </a:graphic>
          </wp:inline>
        </w:drawing>
      </w:r>
    </w:p>
    <w:p>
      <w:pPr>
        <w:pStyle w:val="14"/>
        <w:jc w:val="center"/>
      </w:pPr>
      <w:bookmarkStart w:id="14" w:name="_Toc12630089"/>
      <w:r>
        <w:t xml:space="preserve">Figure </w:t>
      </w:r>
      <w:r>
        <w:fldChar w:fldCharType="begin"/>
      </w:r>
      <w:r>
        <w:instrText xml:space="preserve"> SEQ Figure \* ARABIC </w:instrText>
      </w:r>
      <w:r>
        <w:fldChar w:fldCharType="separate"/>
      </w:r>
      <w:r>
        <w:t>7</w:t>
      </w:r>
      <w:r>
        <w:fldChar w:fldCharType="end"/>
      </w:r>
      <w:r>
        <w:t>: the approximate values for initial conditions of Newton Raphson method</w:t>
      </w:r>
      <w:bookmarkEnd w:id="14"/>
    </w:p>
    <w:p>
      <w:pPr/>
      <w:r>
        <w:t xml:space="preserve"> I have also verified the graph of the Surface potential Vs Gate substrate potential from the (Gildenblat, Hailing Wang, Ten-Lon Chen, Xin Gu, &amp; Xiaowen Cai, 2004) and got the data points from online WebPlotDigitizer App. The graph made by my tool matched completely with the graph made from the paper. </w:t>
      </w:r>
    </w:p>
    <w:p>
      <w:pPr/>
    </w:p>
    <w:p>
      <w:pPr>
        <w:keepNext/>
        <w:jc w:val="center"/>
      </w:pPr>
      <w:r>
        <w:rPr>
          <w:lang w:eastAsia="en-IN"/>
        </w:rPr>
        <w:drawing>
          <wp:inline distT="0" distB="0" distL="0" distR="0">
            <wp:extent cx="5363845" cy="235267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440767" cy="2386172"/>
                    </a:xfrm>
                    <a:prstGeom prst="rect">
                      <a:avLst/>
                    </a:prstGeom>
                    <a:noFill/>
                    <a:ln>
                      <a:noFill/>
                    </a:ln>
                  </pic:spPr>
                </pic:pic>
              </a:graphicData>
            </a:graphic>
          </wp:inline>
        </w:drawing>
      </w:r>
    </w:p>
    <w:p>
      <w:pPr>
        <w:pStyle w:val="14"/>
        <w:jc w:val="center"/>
      </w:pPr>
      <w:bookmarkStart w:id="15" w:name="_Toc12630090"/>
      <w:r>
        <w:t xml:space="preserve">Figure </w:t>
      </w:r>
      <w:r>
        <w:fldChar w:fldCharType="begin"/>
      </w:r>
      <w:r>
        <w:instrText xml:space="preserve"> SEQ Figure \* ARABIC </w:instrText>
      </w:r>
      <w:r>
        <w:fldChar w:fldCharType="separate"/>
      </w:r>
      <w:r>
        <w:t>8</w:t>
      </w:r>
      <w:r>
        <w:fldChar w:fldCharType="end"/>
      </w:r>
      <w:r>
        <w:t>: Verification of VGB  Vs ѱs  graph</w:t>
      </w:r>
      <w:bookmarkEnd w:id="15"/>
    </w:p>
    <w:p>
      <w:pPr/>
    </w:p>
    <w:p>
      <w:pPr/>
      <w:r>
        <w:t xml:space="preserve"> </w:t>
      </w:r>
    </w:p>
    <w:p>
      <w:pPr/>
    </w:p>
    <w:p>
      <w:pPr>
        <w:rPr>
          <w:b/>
          <w:color w:val="002060"/>
          <w:sz w:val="36"/>
        </w:rPr>
      </w:pPr>
      <w:bookmarkStart w:id="16" w:name="_Toc12628040"/>
      <w:r>
        <w:br w:type="page"/>
      </w:r>
    </w:p>
    <w:p>
      <w:pPr>
        <w:pStyle w:val="2"/>
        <w:pBdr>
          <w:bottom w:val="single" w:color="auto" w:sz="12" w:space="1"/>
        </w:pBdr>
      </w:pPr>
      <w:r>
        <w:t>Terminal MOSFET Structure</w:t>
      </w:r>
      <w:bookmarkEnd w:id="16"/>
    </w:p>
    <w:p>
      <w:pPr>
        <w:pStyle w:val="5"/>
        <w:rPr>
          <w:rStyle w:val="47"/>
          <w:b/>
          <w:bCs w:val="0"/>
          <w:i w:val="0"/>
          <w:iCs w:val="0"/>
          <w:color w:val="002060"/>
        </w:rPr>
      </w:pPr>
      <w:r>
        <w:rPr>
          <w:rStyle w:val="47"/>
          <w:b/>
          <w:bCs w:val="0"/>
          <w:i w:val="0"/>
          <w:iCs w:val="0"/>
          <w:color w:val="002060"/>
        </w:rPr>
        <w:t xml:space="preserve"> </w:t>
      </w:r>
      <w:bookmarkStart w:id="17" w:name="_Toc12628041"/>
      <w:r>
        <w:rPr>
          <w:rStyle w:val="47"/>
          <w:b/>
          <w:bCs w:val="0"/>
          <w:i w:val="0"/>
          <w:iCs w:val="0"/>
          <w:color w:val="002060"/>
        </w:rPr>
        <w:t>Introduction</w:t>
      </w:r>
      <w:bookmarkEnd w:id="17"/>
    </w:p>
    <w:p>
      <w:pPr>
        <w:spacing w:line="360" w:lineRule="auto"/>
        <w:rPr>
          <w:rStyle w:val="47"/>
          <w:b w:val="0"/>
          <w:bCs w:val="0"/>
          <w:i w:val="0"/>
          <w:iCs w:val="0"/>
          <w:color w:val="4C4C4C" w:themeColor="text1"/>
          <w14:textFill>
            <w14:solidFill>
              <w14:schemeClr w14:val="tx1"/>
            </w14:solidFill>
          </w14:textFill>
        </w:rPr>
      </w:pPr>
      <w:r>
        <w:rPr>
          <w:rStyle w:val="47"/>
          <w:b w:val="0"/>
          <w:bCs w:val="0"/>
          <w:i w:val="0"/>
          <w:iCs w:val="0"/>
          <w:color w:val="4C4C4C" w:themeColor="text1"/>
          <w14:textFill>
            <w14:solidFill>
              <w14:schemeClr w14:val="tx1"/>
            </w14:solidFill>
          </w14:textFill>
        </w:rPr>
        <w:t>A complete MOS transistor is formed by adding two more terminal to the basic MOS Capacitor structure to contact two opposite ends of the inversion layer. But properties that are not directly associated with the current can be studied by isolating the MOS and making a simpler structure called the 3 Terminal MOS. This is formed by contacting  the inversion layer of the basic MOS structure at only one end. So now we can study the changes that take place in the charges and the potential distribution of the 3 terminal structure, caused by the application of an external voltage between this new terminal and the substrate. The 3</w:t>
      </w:r>
      <w:r>
        <w:rPr>
          <w:rStyle w:val="47"/>
          <w:b w:val="0"/>
          <w:bCs w:val="0"/>
          <w:i w:val="0"/>
          <w:iCs w:val="0"/>
          <w:color w:val="4C4C4C" w:themeColor="text1"/>
          <w:vertAlign w:val="superscript"/>
          <w14:textFill>
            <w14:solidFill>
              <w14:schemeClr w14:val="tx1"/>
            </w14:solidFill>
          </w14:textFill>
        </w:rPr>
        <w:t>rd</w:t>
      </w:r>
      <w:r>
        <w:rPr>
          <w:rStyle w:val="47"/>
          <w:b w:val="0"/>
          <w:bCs w:val="0"/>
          <w:i w:val="0"/>
          <w:iCs w:val="0"/>
          <w:color w:val="4C4C4C" w:themeColor="text1"/>
          <w14:textFill>
            <w14:solidFill>
              <w14:schemeClr w14:val="tx1"/>
            </w14:solidFill>
          </w14:textFill>
        </w:rPr>
        <w:t xml:space="preserve"> terminal can be denoted by C as it is the contact to the inversion layer. It can be source or a drain terminal. </w:t>
      </w:r>
    </w:p>
    <w:p>
      <w:pPr>
        <w:keepNext/>
        <w:spacing w:line="360" w:lineRule="auto"/>
        <w:jc w:val="center"/>
      </w:pPr>
      <w:r>
        <w:rPr>
          <w:lang w:eastAsia="en-IN"/>
        </w:rPr>
        <w:drawing>
          <wp:inline distT="0" distB="0" distL="0" distR="0">
            <wp:extent cx="3933825" cy="182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stretch>
                      <a:fillRect/>
                    </a:stretch>
                  </pic:blipFill>
                  <pic:spPr>
                    <a:xfrm>
                      <a:off x="0" y="0"/>
                      <a:ext cx="3933825" cy="1828800"/>
                    </a:xfrm>
                    <a:prstGeom prst="rect">
                      <a:avLst/>
                    </a:prstGeom>
                  </pic:spPr>
                </pic:pic>
              </a:graphicData>
            </a:graphic>
          </wp:inline>
        </w:drawing>
      </w:r>
    </w:p>
    <w:p>
      <w:pPr>
        <w:pStyle w:val="14"/>
        <w:jc w:val="center"/>
      </w:pPr>
      <w:bookmarkStart w:id="18" w:name="_Toc12630091"/>
      <w:r>
        <w:t xml:space="preserve">Figure </w:t>
      </w:r>
      <w:r>
        <w:fldChar w:fldCharType="begin"/>
      </w:r>
      <w:r>
        <w:instrText xml:space="preserve"> SEQ Figure \* ARABIC </w:instrText>
      </w:r>
      <w:r>
        <w:fldChar w:fldCharType="separate"/>
      </w:r>
      <w:r>
        <w:t>9</w:t>
      </w:r>
      <w:r>
        <w:fldChar w:fldCharType="end"/>
      </w:r>
      <w:r>
        <w:t>: Basic 3 terminal MOS structure</w:t>
      </w:r>
      <w:bookmarkEnd w:id="18"/>
    </w:p>
    <w:p>
      <w:pPr>
        <w:pStyle w:val="5"/>
        <w:rPr>
          <w:vertAlign w:val="subscript"/>
        </w:rPr>
      </w:pPr>
      <w:bookmarkStart w:id="19" w:name="_Toc12628042"/>
      <w:r>
        <w:t xml:space="preserve"> Changes with the variation of V</w:t>
      </w:r>
      <w:r>
        <w:rPr>
          <w:vertAlign w:val="subscript"/>
        </w:rPr>
        <w:t>CB</w:t>
      </w:r>
      <w:bookmarkEnd w:id="19"/>
    </w:p>
    <w:p>
      <w:pPr/>
      <w:r>
        <w:t>Considering n+ terminal and the p type body,</w:t>
      </w:r>
    </w:p>
    <w:p>
      <w:pPr>
        <w:pStyle w:val="4"/>
        <w:numPr>
          <w:ilvl w:val="0"/>
          <w:numId w:val="9"/>
        </w:numPr>
        <w:spacing w:line="360" w:lineRule="auto"/>
      </w:pPr>
      <w:r>
        <w:t>When V</w:t>
      </w:r>
      <w:r>
        <w:rPr>
          <w:vertAlign w:val="subscript"/>
        </w:rPr>
        <w:t>GB</w:t>
      </w:r>
      <w:r>
        <w:t>=V</w:t>
      </w:r>
      <w:r>
        <w:rPr>
          <w:vertAlign w:val="subscript"/>
        </w:rPr>
        <w:t>FB</w:t>
      </w:r>
      <w:r>
        <w:t xml:space="preserve"> and the C terminal is short-circuited with the body terminal, no difference is obtained and the basic equations remains the same as the 2 terminal structure.   </w:t>
      </w:r>
    </w:p>
    <w:p>
      <w:pPr>
        <w:pStyle w:val="4"/>
        <w:numPr>
          <w:ilvl w:val="0"/>
          <w:numId w:val="9"/>
        </w:numPr>
      </w:pPr>
      <w:r>
        <w:t>When V</w:t>
      </w:r>
      <w:r>
        <w:rPr>
          <w:vertAlign w:val="subscript"/>
        </w:rPr>
        <w:t>GB</w:t>
      </w:r>
      <w:r>
        <w:t>=V</w:t>
      </w:r>
      <w:r>
        <w:rPr>
          <w:vertAlign w:val="subscript"/>
        </w:rPr>
        <w:t>FB</w:t>
      </w:r>
      <w:r>
        <w:t xml:space="preserve"> and still the C terminal is short-circuited, a narrow depletion region is formed in the body near the n+ terminal. The n+region is at a potential Φ</w:t>
      </w:r>
      <w:r>
        <w:rPr>
          <w:vertAlign w:val="subscript"/>
        </w:rPr>
        <w:t>bi</w:t>
      </w:r>
      <w:r>
        <w:t xml:space="preserve"> wrt the p region body, where Φ</w:t>
      </w:r>
      <w:r>
        <w:rPr>
          <w:vertAlign w:val="subscript"/>
        </w:rPr>
        <w:t>bi</w:t>
      </w:r>
      <w:r>
        <w:t xml:space="preserve"> is the built-in potential of the junction. The potential at the surface of the p region wrt deep in the body is 0. Thus the potential drop from the n+ region, along the surface, to the p region is Φ</w:t>
      </w:r>
      <w:r>
        <w:rPr>
          <w:vertAlign w:val="subscript"/>
        </w:rPr>
        <w:t>bi</w:t>
      </w:r>
      <w:r>
        <w:t>.</w:t>
      </w:r>
    </w:p>
    <w:p>
      <w:pPr>
        <w:pStyle w:val="4"/>
        <w:numPr>
          <w:ilvl w:val="0"/>
          <w:numId w:val="9"/>
        </w:numPr>
      </w:pPr>
      <w:r>
        <w:t>When a potential V</w:t>
      </w:r>
      <w:r>
        <w:rPr>
          <w:b/>
          <w:bCs/>
          <w:vertAlign w:val="subscript"/>
        </w:rPr>
        <w:t>CB</w:t>
      </w:r>
      <w:r>
        <w:t xml:space="preserve"> is applied to the C terminal, the total potential vertically across the n</w:t>
      </w:r>
      <w:r>
        <w:rPr>
          <w:vertAlign w:val="superscript"/>
        </w:rPr>
        <w:t>+</w:t>
      </w:r>
      <w:r>
        <w:t xml:space="preserve"> p region will increase to Φ</w:t>
      </w:r>
      <w:r>
        <w:rPr>
          <w:vertAlign w:val="subscript"/>
        </w:rPr>
        <w:t>bi</w:t>
      </w:r>
      <w:r>
        <w:t xml:space="preserve"> +Vcb. The electron density at the surface of the body will decrease. In fact if V</w:t>
      </w:r>
      <w:r>
        <w:rPr>
          <w:vertAlign w:val="subscript"/>
        </w:rPr>
        <w:t>CB</w:t>
      </w:r>
      <w:r>
        <w:t xml:space="preserve"> is large enough, the inversion layer can disappear all together.    </w:t>
      </w:r>
    </w:p>
    <w:p>
      <w:pPr/>
      <w:r>
        <w:t>Total balance equations are given by :-</w:t>
      </w:r>
    </w:p>
    <w:p>
      <w:pPr>
        <w:pStyle w:val="4"/>
        <w:numPr>
          <w:ilvl w:val="0"/>
          <w:numId w:val="10"/>
        </w:numPr>
      </w:pPr>
      <w:r>
        <w:t>Potential balance- V</w:t>
      </w:r>
      <w:r>
        <w:rPr>
          <w:b/>
          <w:bCs/>
          <w:vertAlign w:val="subscript"/>
        </w:rPr>
        <w:t>CB</w:t>
      </w:r>
      <w:r>
        <w:t xml:space="preserve"> = ѱ</w:t>
      </w:r>
      <w:r>
        <w:rPr>
          <w:vertAlign w:val="subscript"/>
        </w:rPr>
        <w:t>ox</w:t>
      </w:r>
      <w:r>
        <w:t xml:space="preserve"> + ѱ</w:t>
      </w:r>
      <w:r>
        <w:rPr>
          <w:vertAlign w:val="subscript"/>
        </w:rPr>
        <w:t>s</w:t>
      </w:r>
      <w:r>
        <w:t xml:space="preserve"> + Φ</w:t>
      </w:r>
      <w:r>
        <w:rPr>
          <w:vertAlign w:val="subscript"/>
        </w:rPr>
        <w:t>MS</w:t>
      </w:r>
    </w:p>
    <w:p>
      <w:pPr>
        <w:pStyle w:val="4"/>
        <w:numPr>
          <w:ilvl w:val="0"/>
          <w:numId w:val="10"/>
        </w:numPr>
      </w:pPr>
      <w:r>
        <w:t>Charge equation- Q’g + Q’o + Q’c = 0</w:t>
      </w:r>
    </w:p>
    <w:p>
      <w:pPr>
        <w:pStyle w:val="4"/>
        <w:numPr>
          <w:ilvl w:val="0"/>
          <w:numId w:val="10"/>
        </w:numPr>
      </w:pPr>
      <w:r>
        <w:t>The bulk charge potential relation Q’c = Q’c (ѱ</w:t>
      </w:r>
      <w:r>
        <w:rPr>
          <w:vertAlign w:val="subscript"/>
        </w:rPr>
        <w:t>s</w:t>
      </w:r>
      <w:r>
        <w:t>, V</w:t>
      </w:r>
      <w:r>
        <w:rPr>
          <w:b/>
          <w:bCs/>
          <w:vertAlign w:val="subscript"/>
        </w:rPr>
        <w:t>CB</w:t>
      </w:r>
      <w:r>
        <w:t>)</w:t>
      </w:r>
    </w:p>
    <w:p>
      <w:pPr>
        <w:pStyle w:val="4"/>
        <w:numPr>
          <w:ilvl w:val="0"/>
          <w:numId w:val="10"/>
        </w:numPr>
      </w:pPr>
      <w:r>
        <w:t>The gate charge potential relation Q’g= C’ox* ѱ</w:t>
      </w:r>
      <w:r>
        <w:rPr>
          <w:vertAlign w:val="subscript"/>
        </w:rPr>
        <w:t>ox</w:t>
      </w:r>
    </w:p>
    <w:p>
      <w:pPr>
        <w:spacing w:line="360" w:lineRule="auto"/>
      </w:pPr>
      <w:r>
        <w:t>Similar to the MOS Capacitor, the Poison equation for the 3 terminal MOS is given by</w:t>
      </w:r>
    </w:p>
    <w:p>
      <w:pPr>
        <w:spacing w:line="360" w:lineRule="auto"/>
        <w:jc w:val="center"/>
      </w:pPr>
      <w:r>
        <w:rPr>
          <w:lang w:eastAsia="en-IN"/>
        </w:rPr>
        <w:drawing>
          <wp:inline distT="0" distB="0" distL="0" distR="0">
            <wp:extent cx="5143500" cy="8420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0"/>
                    <a:stretch>
                      <a:fillRect/>
                    </a:stretch>
                  </pic:blipFill>
                  <pic:spPr>
                    <a:xfrm>
                      <a:off x="0" y="0"/>
                      <a:ext cx="5145206" cy="842749"/>
                    </a:xfrm>
                    <a:prstGeom prst="rect">
                      <a:avLst/>
                    </a:prstGeom>
                  </pic:spPr>
                </pic:pic>
              </a:graphicData>
            </a:graphic>
          </wp:inline>
        </w:drawing>
      </w:r>
    </w:p>
    <w:p>
      <w:pPr>
        <w:spacing w:line="360" w:lineRule="auto"/>
      </w:pPr>
      <w:r>
        <w:t>The difference in equation from the MOS Cap is here n</w:t>
      </w:r>
      <w:r>
        <w:rPr>
          <w:vertAlign w:val="subscript"/>
        </w:rPr>
        <w:t>o</w:t>
      </w:r>
      <w:r>
        <w:t xml:space="preserve"> is replaced by        n</w:t>
      </w:r>
      <w:r>
        <w:rPr>
          <w:vertAlign w:val="subscript"/>
        </w:rPr>
        <w:t>o</w:t>
      </w:r>
      <w:r>
        <w:t>*e</w:t>
      </w:r>
      <w:r>
        <w:rPr>
          <w:vertAlign w:val="superscript"/>
        </w:rPr>
        <w:t>(-Vcb/Φt)</w:t>
      </w:r>
      <w:r>
        <w:t xml:space="preserve"> where V</w:t>
      </w:r>
      <w:r>
        <w:rPr>
          <w:vertAlign w:val="subscript"/>
        </w:rPr>
        <w:t>CB</w:t>
      </w:r>
      <w:r>
        <w:t xml:space="preserve"> is a constant independent of ѱ(y). </w:t>
      </w:r>
    </w:p>
    <w:p>
      <w:pPr>
        <w:spacing w:line="360" w:lineRule="auto"/>
      </w:pPr>
      <w:r>
        <w:t xml:space="preserve">Solving the equation we can get, </w:t>
      </w:r>
    </w:p>
    <w:p>
      <w:pPr>
        <w:spacing w:line="360" w:lineRule="auto"/>
      </w:pPr>
      <w:r>
        <w:rPr>
          <w:lang w:eastAsia="en-IN"/>
        </w:rPr>
        <w:drawing>
          <wp:inline distT="0" distB="0" distL="0" distR="0">
            <wp:extent cx="5745480" cy="10972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1"/>
                    <a:stretch>
                      <a:fillRect/>
                    </a:stretch>
                  </pic:blipFill>
                  <pic:spPr>
                    <a:xfrm>
                      <a:off x="0" y="0"/>
                      <a:ext cx="5745480" cy="1097280"/>
                    </a:xfrm>
                    <a:prstGeom prst="rect">
                      <a:avLst/>
                    </a:prstGeom>
                  </pic:spPr>
                </pic:pic>
              </a:graphicData>
            </a:graphic>
          </wp:inline>
        </w:drawing>
      </w:r>
    </w:p>
    <w:p>
      <w:pPr>
        <w:spacing w:line="360" w:lineRule="auto"/>
      </w:pPr>
      <w:r>
        <w:t>Finally, the equation for the Gate-Body Volatge is given by :-</w:t>
      </w:r>
    </w:p>
    <w:p>
      <w:pPr>
        <w:spacing w:line="360" w:lineRule="auto"/>
      </w:pPr>
      <w:r>
        <w:rPr>
          <w:lang w:eastAsia="en-IN"/>
        </w:rPr>
        <w:drawing>
          <wp:inline distT="0" distB="0" distL="0" distR="0">
            <wp:extent cx="6026150" cy="69088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32"/>
                    <a:stretch>
                      <a:fillRect/>
                    </a:stretch>
                  </pic:blipFill>
                  <pic:spPr>
                    <a:xfrm>
                      <a:off x="0" y="0"/>
                      <a:ext cx="6336381" cy="726678"/>
                    </a:xfrm>
                    <a:prstGeom prst="rect">
                      <a:avLst/>
                    </a:prstGeom>
                  </pic:spPr>
                </pic:pic>
              </a:graphicData>
            </a:graphic>
          </wp:inline>
        </w:drawing>
      </w:r>
    </w:p>
    <w:p>
      <w:pPr>
        <w:spacing w:line="360" w:lineRule="auto"/>
      </w:pPr>
      <w:r>
        <w:t>Assuming that V</w:t>
      </w:r>
      <w:r>
        <w:rPr>
          <w:vertAlign w:val="subscript"/>
        </w:rPr>
        <w:t>CB</w:t>
      </w:r>
      <w:r>
        <w:t xml:space="preserve"> is constant, the capacitance per unit area associated with the total semiconductor charge is defined by :-</w:t>
      </w:r>
    </w:p>
    <w:p>
      <w:pPr>
        <w:spacing w:line="360" w:lineRule="auto"/>
        <w:ind w:hanging="284"/>
        <w:jc w:val="center"/>
      </w:pPr>
      <w:r>
        <w:rPr>
          <w:lang w:eastAsia="en-IN"/>
        </w:rPr>
        <w:drawing>
          <wp:inline distT="0" distB="0" distL="0" distR="0">
            <wp:extent cx="5734050" cy="1130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809122" cy="1145472"/>
                    </a:xfrm>
                    <a:prstGeom prst="rect">
                      <a:avLst/>
                    </a:prstGeom>
                    <a:noFill/>
                    <a:ln>
                      <a:noFill/>
                    </a:ln>
                  </pic:spPr>
                </pic:pic>
              </a:graphicData>
            </a:graphic>
          </wp:inline>
        </w:drawing>
      </w:r>
    </w:p>
    <w:p>
      <w:pPr>
        <w:spacing w:line="360" w:lineRule="auto"/>
        <w:ind w:hanging="851"/>
      </w:pPr>
      <w:r>
        <w:tab/>
      </w:r>
      <w:r>
        <w:t xml:space="preserve">Similarly, the roots of the equation is found out by using the Newton Raphson method. Only there is a change in the function equation as well as in the initial values given to the Newton Raphson method.  In the depletion region, the initial value is given by :- </w:t>
      </w:r>
    </w:p>
    <w:p>
      <w:pPr>
        <w:spacing w:line="360" w:lineRule="auto"/>
        <w:ind w:hanging="851"/>
        <w:jc w:val="center"/>
      </w:pPr>
      <w:r>
        <w:rPr>
          <w:lang w:eastAsia="en-IN"/>
        </w:rPr>
        <w:drawing>
          <wp:inline distT="0" distB="0" distL="0" distR="0">
            <wp:extent cx="2390775" cy="7772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a:picLocks noChangeAspect="1"/>
                    </pic:cNvPicPr>
                  </pic:nvPicPr>
                  <pic:blipFill>
                    <a:blip r:embed="rId25"/>
                    <a:stretch>
                      <a:fillRect/>
                    </a:stretch>
                  </pic:blipFill>
                  <pic:spPr>
                    <a:xfrm>
                      <a:off x="0" y="0"/>
                      <a:ext cx="2406453" cy="782722"/>
                    </a:xfrm>
                    <a:prstGeom prst="rect">
                      <a:avLst/>
                    </a:prstGeom>
                  </pic:spPr>
                </pic:pic>
              </a:graphicData>
            </a:graphic>
          </wp:inline>
        </w:drawing>
      </w:r>
    </w:p>
    <w:p>
      <w:pPr>
        <w:spacing w:line="360" w:lineRule="auto"/>
        <w:ind w:hanging="851"/>
      </w:pPr>
      <w:r>
        <w:tab/>
      </w:r>
      <w:r>
        <w:t xml:space="preserve">And in the inversion region is given by :- </w:t>
      </w:r>
    </w:p>
    <w:p>
      <w:pPr>
        <w:spacing w:line="360" w:lineRule="auto"/>
        <w:ind w:hanging="851"/>
        <w:jc w:val="center"/>
      </w:pPr>
      <w:r>
        <w:rPr>
          <w:lang w:eastAsia="en-IN"/>
        </w:rPr>
        <w:drawing>
          <wp:inline distT="0" distB="0" distL="0" distR="0">
            <wp:extent cx="1533525" cy="474345"/>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34"/>
                    <a:stretch>
                      <a:fillRect/>
                    </a:stretch>
                  </pic:blipFill>
                  <pic:spPr>
                    <a:xfrm>
                      <a:off x="0" y="0"/>
                      <a:ext cx="1548034" cy="478950"/>
                    </a:xfrm>
                    <a:prstGeom prst="rect">
                      <a:avLst/>
                    </a:prstGeom>
                  </pic:spPr>
                </pic:pic>
              </a:graphicData>
            </a:graphic>
          </wp:inline>
        </w:drawing>
      </w:r>
    </w:p>
    <w:p>
      <w:pPr>
        <w:spacing w:line="360" w:lineRule="auto"/>
      </w:pPr>
      <w:r>
        <w:rPr>
          <w:szCs w:val="28"/>
        </w:rPr>
        <w:t>Where ,</w:t>
      </w:r>
      <w:r>
        <w:t xml:space="preserve">                          </w:t>
      </w:r>
      <w:r>
        <w:rPr>
          <w:lang w:eastAsia="en-IN"/>
        </w:rPr>
        <w:drawing>
          <wp:inline distT="0" distB="0" distL="0" distR="0">
            <wp:extent cx="1691005" cy="333375"/>
            <wp:effectExtent l="0" t="0" r="444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pic:cNvPicPr>
                  </pic:nvPicPr>
                  <pic:blipFill>
                    <a:blip r:embed="rId35"/>
                    <a:stretch>
                      <a:fillRect/>
                    </a:stretch>
                  </pic:blipFill>
                  <pic:spPr>
                    <a:xfrm>
                      <a:off x="0" y="0"/>
                      <a:ext cx="1709577" cy="336984"/>
                    </a:xfrm>
                    <a:prstGeom prst="rect">
                      <a:avLst/>
                    </a:prstGeom>
                  </pic:spPr>
                </pic:pic>
              </a:graphicData>
            </a:graphic>
          </wp:inline>
        </w:drawing>
      </w:r>
    </w:p>
    <w:p>
      <w:pPr/>
      <w:r>
        <w:t>And ∆Φ = 6*Φ</w:t>
      </w:r>
      <w:r>
        <w:rPr>
          <w:vertAlign w:val="subscript"/>
        </w:rPr>
        <w:t>T</w:t>
      </w:r>
      <w:r>
        <w:t xml:space="preserve">  , for uniform substrate.</w:t>
      </w:r>
    </w:p>
    <w:p>
      <w:pPr>
        <w:spacing w:line="360" w:lineRule="auto"/>
      </w:pPr>
      <w:r>
        <w:t xml:space="preserve">Using my python code i.e. I have used the matplotlib to plot the graphs of these equations. Similar to MOS Cap, there are 4 graphs in each window for both nMOS and pMOS :- </w:t>
      </w:r>
    </w:p>
    <w:p>
      <w:pPr>
        <w:pStyle w:val="4"/>
        <w:numPr>
          <w:ilvl w:val="0"/>
          <w:numId w:val="11"/>
        </w:numPr>
        <w:spacing w:line="360" w:lineRule="auto"/>
      </w:pPr>
      <w:r>
        <w:t>Ѱ</w:t>
      </w:r>
      <w:r>
        <w:softHyphen/>
      </w:r>
      <w:r>
        <w:rPr>
          <w:vertAlign w:val="subscript"/>
        </w:rPr>
        <w:t>s</w:t>
      </w:r>
      <w:r>
        <w:t xml:space="preserve"> Vs V</w:t>
      </w:r>
      <w:r>
        <w:rPr>
          <w:vertAlign w:val="subscript"/>
        </w:rPr>
        <w:t>GB</w:t>
      </w:r>
    </w:p>
    <w:p>
      <w:pPr>
        <w:pStyle w:val="4"/>
        <w:numPr>
          <w:ilvl w:val="0"/>
          <w:numId w:val="11"/>
        </w:numPr>
        <w:spacing w:line="360" w:lineRule="auto"/>
      </w:pPr>
      <w:r>
        <w:t>Q’c Vs Ѱ</w:t>
      </w:r>
      <w:r>
        <w:softHyphen/>
      </w:r>
      <w:r>
        <w:rPr>
          <w:vertAlign w:val="subscript"/>
        </w:rPr>
        <w:t>s</w:t>
      </w:r>
    </w:p>
    <w:p>
      <w:pPr>
        <w:pStyle w:val="4"/>
        <w:numPr>
          <w:ilvl w:val="0"/>
          <w:numId w:val="11"/>
        </w:numPr>
        <w:spacing w:line="360" w:lineRule="auto"/>
      </w:pPr>
      <w:r>
        <w:t>Q’c Vs V</w:t>
      </w:r>
      <w:r>
        <w:rPr>
          <w:vertAlign w:val="subscript"/>
        </w:rPr>
        <w:t>GB</w:t>
      </w:r>
      <w:r>
        <w:t xml:space="preserve"> </w:t>
      </w:r>
    </w:p>
    <w:p>
      <w:pPr>
        <w:pStyle w:val="4"/>
        <w:numPr>
          <w:ilvl w:val="0"/>
          <w:numId w:val="11"/>
        </w:numPr>
        <w:spacing w:line="360" w:lineRule="auto"/>
      </w:pPr>
      <w:r>
        <w:t>C’c Vs V</w:t>
      </w:r>
      <w:r>
        <w:rPr>
          <w:vertAlign w:val="subscript"/>
        </w:rPr>
        <w:t>GB</w:t>
      </w:r>
    </w:p>
    <w:p>
      <w:pPr>
        <w:spacing w:line="360" w:lineRule="auto"/>
      </w:pPr>
      <w:r>
        <w:t>Also, similar features are present in this window.</w:t>
      </w:r>
    </w:p>
    <w:p>
      <w:pPr>
        <w:spacing w:line="360" w:lineRule="auto"/>
      </w:pPr>
      <w:r>
        <w:t>I have got the following results :-</w:t>
      </w:r>
    </w:p>
    <w:p>
      <w:pPr>
        <w:pStyle w:val="5"/>
        <w:rPr>
          <w:rStyle w:val="48"/>
          <w:smallCaps w:val="0"/>
          <w:color w:val="002060"/>
          <w:u w:val="none"/>
        </w:rPr>
      </w:pPr>
      <w:r>
        <w:rPr>
          <w:rStyle w:val="48"/>
          <w:smallCaps w:val="0"/>
          <w:color w:val="002060"/>
          <w:u w:val="none"/>
        </w:rPr>
        <w:t xml:space="preserve"> </w:t>
      </w:r>
      <w:bookmarkStart w:id="20" w:name="_Toc12628043"/>
      <w:r>
        <w:rPr>
          <w:rStyle w:val="48"/>
          <w:smallCaps w:val="0"/>
          <w:color w:val="002060"/>
          <w:u w:val="none"/>
        </w:rPr>
        <w:t>N type body MOS</w:t>
      </w:r>
      <w:bookmarkEnd w:id="20"/>
    </w:p>
    <w:p>
      <w:pPr>
        <w:keepNext/>
      </w:pPr>
      <w:r>
        <w:rPr>
          <w:lang w:eastAsia="en-IN"/>
        </w:rPr>
        <w:drawing>
          <wp:inline distT="0" distB="0" distL="0" distR="0">
            <wp:extent cx="5745480" cy="305371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6"/>
                    <a:stretch>
                      <a:fillRect/>
                    </a:stretch>
                  </pic:blipFill>
                  <pic:spPr>
                    <a:xfrm>
                      <a:off x="0" y="0"/>
                      <a:ext cx="5745480" cy="3053715"/>
                    </a:xfrm>
                    <a:prstGeom prst="rect">
                      <a:avLst/>
                    </a:prstGeom>
                  </pic:spPr>
                </pic:pic>
              </a:graphicData>
            </a:graphic>
          </wp:inline>
        </w:drawing>
      </w:r>
    </w:p>
    <w:p>
      <w:pPr>
        <w:pStyle w:val="14"/>
        <w:jc w:val="center"/>
      </w:pPr>
      <w:bookmarkStart w:id="21" w:name="_Toc12630092"/>
      <w:r>
        <w:t xml:space="preserve">Figure </w:t>
      </w:r>
      <w:r>
        <w:fldChar w:fldCharType="begin"/>
      </w:r>
      <w:r>
        <w:instrText xml:space="preserve"> SEQ Figure \* ARABIC </w:instrText>
      </w:r>
      <w:r>
        <w:fldChar w:fldCharType="separate"/>
      </w:r>
      <w:r>
        <w:t>10</w:t>
      </w:r>
      <w:r>
        <w:fldChar w:fldCharType="end"/>
      </w:r>
      <w:r>
        <w:t>: the results of the n type body 3 terminal structure</w:t>
      </w:r>
      <w:bookmarkEnd w:id="21"/>
    </w:p>
    <w:p>
      <w:pPr>
        <w:pStyle w:val="5"/>
      </w:pPr>
      <w:r>
        <w:rPr>
          <w:rStyle w:val="48"/>
          <w:smallCaps w:val="0"/>
          <w:color w:val="002060"/>
          <w:u w:val="none"/>
        </w:rPr>
        <w:t xml:space="preserve"> </w:t>
      </w:r>
      <w:bookmarkStart w:id="22" w:name="_Toc12628044"/>
      <w:r>
        <w:rPr>
          <w:rStyle w:val="48"/>
          <w:smallCaps w:val="0"/>
          <w:color w:val="002060"/>
          <w:u w:val="none"/>
        </w:rPr>
        <w:t>P type body MOS</w:t>
      </w:r>
      <w:bookmarkEnd w:id="22"/>
    </w:p>
    <w:p>
      <w:pPr>
        <w:keepNext/>
      </w:pPr>
      <w:r>
        <w:rPr>
          <w:lang w:eastAsia="en-IN"/>
        </w:rPr>
        <w:drawing>
          <wp:inline distT="0" distB="0" distL="0" distR="0">
            <wp:extent cx="5745480" cy="307022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7"/>
                    <a:stretch>
                      <a:fillRect/>
                    </a:stretch>
                  </pic:blipFill>
                  <pic:spPr>
                    <a:xfrm>
                      <a:off x="0" y="0"/>
                      <a:ext cx="5745480" cy="3070225"/>
                    </a:xfrm>
                    <a:prstGeom prst="rect">
                      <a:avLst/>
                    </a:prstGeom>
                  </pic:spPr>
                </pic:pic>
              </a:graphicData>
            </a:graphic>
          </wp:inline>
        </w:drawing>
      </w:r>
    </w:p>
    <w:p>
      <w:pPr>
        <w:pStyle w:val="14"/>
        <w:jc w:val="center"/>
      </w:pPr>
      <w:bookmarkStart w:id="23" w:name="_Toc12630093"/>
      <w:r>
        <w:t xml:space="preserve">Figure </w:t>
      </w:r>
      <w:r>
        <w:fldChar w:fldCharType="begin"/>
      </w:r>
      <w:r>
        <w:instrText xml:space="preserve"> SEQ Figure \* ARABIC </w:instrText>
      </w:r>
      <w:r>
        <w:fldChar w:fldCharType="separate"/>
      </w:r>
      <w:r>
        <w:t>11</w:t>
      </w:r>
      <w:r>
        <w:fldChar w:fldCharType="end"/>
      </w:r>
      <w:r>
        <w:t>: the results of the p type body 3 terminal structure</w:t>
      </w:r>
      <w:bookmarkEnd w:id="23"/>
    </w:p>
    <w:p>
      <w:pPr/>
      <w:r>
        <w:t>Now plotting the graph of ѱ</w:t>
      </w:r>
      <w:r>
        <w:rPr>
          <w:vertAlign w:val="subscript"/>
        </w:rPr>
        <w:t>s</w:t>
      </w:r>
      <w:r>
        <w:t xml:space="preserve"> Vs V</w:t>
      </w:r>
      <w:r>
        <w:rPr>
          <w:vertAlign w:val="subscript"/>
        </w:rPr>
        <w:t>CB</w:t>
      </w:r>
      <w:r>
        <w:t>, we get</w:t>
      </w:r>
    </w:p>
    <w:p>
      <w:pPr>
        <w:pStyle w:val="5"/>
      </w:pPr>
      <w:r>
        <w:t xml:space="preserve"> </w:t>
      </w:r>
      <w:bookmarkStart w:id="24" w:name="_Toc12628045"/>
      <w:r>
        <w:t>For nMOS:-</w:t>
      </w:r>
      <w:bookmarkEnd w:id="24"/>
    </w:p>
    <w:p>
      <w:pPr>
        <w:keepNext/>
        <w:ind w:hanging="709"/>
        <w:jc w:val="center"/>
      </w:pPr>
      <w:r>
        <w:rPr>
          <w:lang w:eastAsia="en-IN"/>
        </w:rPr>
        <w:drawing>
          <wp:inline distT="0" distB="0" distL="0" distR="0">
            <wp:extent cx="5549265" cy="3239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8"/>
                    <a:stretch>
                      <a:fillRect/>
                    </a:stretch>
                  </pic:blipFill>
                  <pic:spPr>
                    <a:xfrm>
                      <a:off x="0" y="0"/>
                      <a:ext cx="5549579" cy="3240000"/>
                    </a:xfrm>
                    <a:prstGeom prst="rect">
                      <a:avLst/>
                    </a:prstGeom>
                  </pic:spPr>
                </pic:pic>
              </a:graphicData>
            </a:graphic>
          </wp:inline>
        </w:drawing>
      </w:r>
    </w:p>
    <w:p>
      <w:pPr>
        <w:pStyle w:val="14"/>
        <w:jc w:val="center"/>
      </w:pPr>
      <w:bookmarkStart w:id="25" w:name="_Toc12630094"/>
      <w:r>
        <w:t xml:space="preserve">Figure </w:t>
      </w:r>
      <w:r>
        <w:fldChar w:fldCharType="begin"/>
      </w:r>
      <w:r>
        <w:instrText xml:space="preserve"> SEQ Figure \* ARABIC </w:instrText>
      </w:r>
      <w:r>
        <w:fldChar w:fldCharType="separate"/>
      </w:r>
      <w:r>
        <w:t>12</w:t>
      </w:r>
      <w:r>
        <w:fldChar w:fldCharType="end"/>
      </w:r>
      <w:r>
        <w:t>: the graph of  ѱs Vs VCB  in nMOS</w:t>
      </w:r>
      <w:bookmarkEnd w:id="25"/>
    </w:p>
    <w:p>
      <w:pPr>
        <w:pStyle w:val="5"/>
      </w:pPr>
      <w:r>
        <w:t xml:space="preserve"> </w:t>
      </w:r>
      <w:bookmarkStart w:id="26" w:name="_Toc12628046"/>
      <w:r>
        <w:t>For pMOS:-</w:t>
      </w:r>
      <w:bookmarkEnd w:id="26"/>
      <w:r>
        <w:t xml:space="preserve"> </w:t>
      </w:r>
    </w:p>
    <w:p>
      <w:pPr>
        <w:keepNext/>
        <w:jc w:val="center"/>
      </w:pPr>
      <w:r>
        <w:rPr>
          <w:lang w:eastAsia="en-IN"/>
        </w:rPr>
        <w:drawing>
          <wp:inline distT="0" distB="0" distL="0" distR="0">
            <wp:extent cx="6104255" cy="3239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9"/>
                    <a:stretch>
                      <a:fillRect/>
                    </a:stretch>
                  </pic:blipFill>
                  <pic:spPr>
                    <a:xfrm>
                      <a:off x="0" y="0"/>
                      <a:ext cx="6104856" cy="3240000"/>
                    </a:xfrm>
                    <a:prstGeom prst="rect">
                      <a:avLst/>
                    </a:prstGeom>
                  </pic:spPr>
                </pic:pic>
              </a:graphicData>
            </a:graphic>
          </wp:inline>
        </w:drawing>
      </w:r>
    </w:p>
    <w:p>
      <w:pPr>
        <w:pStyle w:val="14"/>
        <w:jc w:val="center"/>
      </w:pPr>
      <w:bookmarkStart w:id="27" w:name="_Toc12630095"/>
      <w:r>
        <w:t xml:space="preserve">Figure </w:t>
      </w:r>
      <w:r>
        <w:fldChar w:fldCharType="begin"/>
      </w:r>
      <w:r>
        <w:instrText xml:space="preserve"> SEQ Figure \* ARABIC </w:instrText>
      </w:r>
      <w:r>
        <w:fldChar w:fldCharType="separate"/>
      </w:r>
      <w:r>
        <w:t>13</w:t>
      </w:r>
      <w:r>
        <w:fldChar w:fldCharType="end"/>
      </w:r>
      <w:r>
        <w:t>: the graph of  ѱs Vs VCB  in pMOS</w:t>
      </w:r>
      <w:bookmarkEnd w:id="27"/>
    </w:p>
    <w:p>
      <w:pPr/>
    </w:p>
    <w:p>
      <w:pPr/>
    </w:p>
    <w:p>
      <w:pPr/>
    </w:p>
    <w:p>
      <w:pPr/>
    </w:p>
    <w:p>
      <w:pPr/>
    </w:p>
    <w:p>
      <w:pPr/>
    </w:p>
    <w:p>
      <w:pPr/>
    </w:p>
    <w:p>
      <w:pPr/>
    </w:p>
    <w:p>
      <w:pPr/>
    </w:p>
    <w:p>
      <w:pPr/>
    </w:p>
    <w:p>
      <w:pPr/>
    </w:p>
    <w:p>
      <w:pPr/>
    </w:p>
    <w:p>
      <w:pPr/>
    </w:p>
    <w:p>
      <w:pPr/>
    </w:p>
    <w:p>
      <w:pPr>
        <w:pStyle w:val="2"/>
        <w:pBdr>
          <w:bottom w:val="single" w:color="auto" w:sz="12" w:space="1"/>
        </w:pBdr>
      </w:pPr>
      <w:bookmarkStart w:id="28" w:name="_Toc12628047"/>
      <w:r>
        <w:t>Terminal MOS Structure</w:t>
      </w:r>
      <w:bookmarkEnd w:id="28"/>
    </w:p>
    <w:p>
      <w:pPr>
        <w:pStyle w:val="5"/>
      </w:pPr>
      <w:r>
        <w:t xml:space="preserve"> </w:t>
      </w:r>
      <w:bookmarkStart w:id="29" w:name="_Toc12628048"/>
      <w:r>
        <w:t>Introduction</w:t>
      </w:r>
      <w:bookmarkEnd w:id="29"/>
    </w:p>
    <w:p>
      <w:pPr>
        <w:spacing w:line="360" w:lineRule="auto"/>
      </w:pPr>
      <w:r>
        <w:t>The whole complete MOS transistor is obtained by adding another terminal to the 3 terminal MOS Structure so that the inversion layer is contacted at two opposite ends. By applying a voltage between these ends, a current will flow in the inversion layer. Since the density of carrier available for conduction depends on the gate potential, the latter can be used to either create or eliminate the inversion layer. In this, our main goal will be to determine the drain current for any combination of dc terminal voltages. Throughout the work, we will assume the channel is sufficiently long and wide, so that edge effects are confined to a negligible part and the substrate is uniformly doped. Normal operation of a MOS transistor requires that both pn junctions be reverse biased. Now in this we will consider two voltages that are: V</w:t>
      </w:r>
      <w:r>
        <w:rPr>
          <w:vertAlign w:val="subscript"/>
        </w:rPr>
        <w:t>SB</w:t>
      </w:r>
      <w:r>
        <w:t xml:space="preserve"> (Source-Body voltage) and V</w:t>
      </w:r>
      <w:r>
        <w:rPr>
          <w:vertAlign w:val="subscript"/>
        </w:rPr>
        <w:t>DB</w:t>
      </w:r>
      <w:r>
        <w:t xml:space="preserve"> (Drain-Source voltage). Thus for normal operation, in case of a nMOS transistor both the voltages must be greater than equal to 0. </w:t>
      </w:r>
    </w:p>
    <w:p>
      <w:pPr>
        <w:spacing w:line="360" w:lineRule="auto"/>
      </w:pPr>
      <w:r>
        <w:t xml:space="preserve">The current in the channel is caused by both the drift current and the diffusion current. Let x be the horizontal position in the channel, measured from the source end. If the inversion layer current at x is denoted by I(x), we will have </w:t>
      </w:r>
    </w:p>
    <w:p>
      <w:pPr>
        <w:spacing w:line="360" w:lineRule="auto"/>
        <w:jc w:val="center"/>
      </w:pPr>
      <w:r>
        <w:rPr>
          <w:lang w:eastAsia="en-IN"/>
        </w:rPr>
        <w:drawing>
          <wp:inline distT="0" distB="0" distL="0" distR="0">
            <wp:extent cx="2457450" cy="5810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a:picLocks noChangeAspect="1"/>
                    </pic:cNvPicPr>
                  </pic:nvPicPr>
                  <pic:blipFill>
                    <a:blip r:embed="rId40"/>
                    <a:stretch>
                      <a:fillRect/>
                    </a:stretch>
                  </pic:blipFill>
                  <pic:spPr>
                    <a:xfrm>
                      <a:off x="0" y="0"/>
                      <a:ext cx="2457450" cy="581025"/>
                    </a:xfrm>
                    <a:prstGeom prst="rect">
                      <a:avLst/>
                    </a:prstGeom>
                  </pic:spPr>
                </pic:pic>
              </a:graphicData>
            </a:graphic>
          </wp:inline>
        </w:drawing>
      </w:r>
    </w:p>
    <w:p>
      <w:pPr>
        <w:spacing w:line="360" w:lineRule="auto"/>
      </w:pPr>
      <w:r>
        <w:t xml:space="preserve">Drift current in MOS is because of the majority carriers. In case of MOS, the drift current increases with increase in the applied voltage till the Velocity saturation. </w:t>
      </w:r>
    </w:p>
    <w:p>
      <w:pPr>
        <w:spacing w:line="360" w:lineRule="auto"/>
      </w:pPr>
      <w:r>
        <w:t xml:space="preserve">Diffusion current is a current in a semiconductor caused by the diffusion of the charge carriers (holes or electrons).This current is very small and also known as the leakage current.  </w:t>
      </w:r>
    </w:p>
    <w:p>
      <w:pPr>
        <w:spacing w:line="360" w:lineRule="auto"/>
      </w:pPr>
    </w:p>
    <w:p>
      <w:pPr>
        <w:keepNext/>
        <w:spacing w:line="360" w:lineRule="auto"/>
        <w:jc w:val="center"/>
      </w:pPr>
      <w:r>
        <w:rPr>
          <w:lang w:eastAsia="en-IN"/>
        </w:rPr>
        <w:drawing>
          <wp:inline distT="0" distB="0" distL="0" distR="0">
            <wp:extent cx="5372100" cy="2433955"/>
            <wp:effectExtent l="0" t="0" r="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41"/>
                    <a:stretch>
                      <a:fillRect/>
                    </a:stretch>
                  </pic:blipFill>
                  <pic:spPr>
                    <a:xfrm>
                      <a:off x="0" y="0"/>
                      <a:ext cx="5381136" cy="2438402"/>
                    </a:xfrm>
                    <a:prstGeom prst="rect">
                      <a:avLst/>
                    </a:prstGeom>
                  </pic:spPr>
                </pic:pic>
              </a:graphicData>
            </a:graphic>
          </wp:inline>
        </w:drawing>
      </w:r>
    </w:p>
    <w:p>
      <w:pPr>
        <w:pStyle w:val="14"/>
        <w:jc w:val="center"/>
      </w:pPr>
      <w:bookmarkStart w:id="30" w:name="_Toc12630096"/>
      <w:r>
        <w:t xml:space="preserve">Figure </w:t>
      </w:r>
      <w:r>
        <w:fldChar w:fldCharType="begin"/>
      </w:r>
      <w:r>
        <w:instrText xml:space="preserve"> SEQ Figure \* ARABIC </w:instrText>
      </w:r>
      <w:r>
        <w:fldChar w:fldCharType="separate"/>
      </w:r>
      <w:r>
        <w:t>14</w:t>
      </w:r>
      <w:r>
        <w:fldChar w:fldCharType="end"/>
      </w:r>
      <w:r>
        <w:t>: Basic 4 terminal MOSFET structure</w:t>
      </w:r>
      <w:bookmarkEnd w:id="30"/>
    </w:p>
    <w:p>
      <w:pPr>
        <w:spacing w:line="360" w:lineRule="auto"/>
      </w:pPr>
      <w:r>
        <w:t>So the total drain current can be written as the summation of Drift current Ids</w:t>
      </w:r>
      <w:r>
        <w:rPr>
          <w:vertAlign w:val="subscript"/>
        </w:rPr>
        <w:t>1</w:t>
      </w:r>
      <w:r>
        <w:t xml:space="preserve"> and Diffusion current Ids</w:t>
      </w:r>
      <w:r>
        <w:rPr>
          <w:vertAlign w:val="subscript"/>
        </w:rPr>
        <w:t>2</w:t>
      </w:r>
      <w:r>
        <w:t xml:space="preserve">. </w:t>
      </w:r>
    </w:p>
    <w:p>
      <w:pPr>
        <w:spacing w:line="360" w:lineRule="auto"/>
      </w:pPr>
      <w:r>
        <w:t>The equations of these currents are :-</w:t>
      </w:r>
    </w:p>
    <w:p>
      <w:pPr>
        <w:spacing w:line="360" w:lineRule="auto"/>
        <w:jc w:val="center"/>
      </w:pPr>
      <w:r>
        <w:rPr>
          <w:lang w:eastAsia="en-IN"/>
        </w:rPr>
        <w:drawing>
          <wp:inline distT="0" distB="0" distL="0" distR="0">
            <wp:extent cx="5745480" cy="1814830"/>
            <wp:effectExtent l="0" t="0" r="762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45480" cy="1814830"/>
                    </a:xfrm>
                    <a:prstGeom prst="rect">
                      <a:avLst/>
                    </a:prstGeom>
                    <a:noFill/>
                    <a:ln>
                      <a:noFill/>
                    </a:ln>
                  </pic:spPr>
                </pic:pic>
              </a:graphicData>
            </a:graphic>
          </wp:inline>
        </w:drawing>
      </w:r>
    </w:p>
    <w:p>
      <w:pPr>
        <w:spacing w:line="360" w:lineRule="auto"/>
      </w:pPr>
      <w:r>
        <w:t>Where ѱ</w:t>
      </w:r>
      <w:r>
        <w:rPr>
          <w:vertAlign w:val="subscript"/>
        </w:rPr>
        <w:t>s0</w:t>
      </w:r>
      <w:r>
        <w:t xml:space="preserve"> is the surface potential at the source end of the channel (x=0) and </w:t>
      </w:r>
    </w:p>
    <w:p>
      <w:pPr>
        <w:spacing w:line="360" w:lineRule="auto"/>
      </w:pPr>
      <w:r>
        <w:t>ѱ</w:t>
      </w:r>
      <w:r>
        <w:rPr>
          <w:vertAlign w:val="subscript"/>
        </w:rPr>
        <w:t>sL</w:t>
      </w:r>
      <w:r>
        <w:t xml:space="preserve"> is the surface potential at the drain end of the channel (x=L).</w:t>
      </w:r>
    </w:p>
    <w:p>
      <w:pPr>
        <w:pStyle w:val="5"/>
      </w:pPr>
      <w:r>
        <w:t xml:space="preserve"> </w:t>
      </w:r>
      <w:bookmarkStart w:id="31" w:name="_Toc12628049"/>
      <w:r>
        <w:t>Evaluating ѱ</w:t>
      </w:r>
      <w:r>
        <w:rPr>
          <w:vertAlign w:val="subscript"/>
        </w:rPr>
        <w:t>s0</w:t>
      </w:r>
      <w:r>
        <w:t xml:space="preserve"> and ѱ</w:t>
      </w:r>
      <w:r>
        <w:rPr>
          <w:vertAlign w:val="subscript"/>
        </w:rPr>
        <w:t>sL</w:t>
      </w:r>
      <w:bookmarkEnd w:id="31"/>
    </w:p>
    <w:p>
      <w:pPr>
        <w:spacing w:line="360" w:lineRule="auto"/>
      </w:pPr>
      <w:r>
        <w:t>From the previous equation of Gate-body voltage from the 3 terminal MOS, we can get the value of ѱ</w:t>
      </w:r>
      <w:r>
        <w:rPr>
          <w:vertAlign w:val="subscript"/>
        </w:rPr>
        <w:t>s0</w:t>
      </w:r>
      <w:r>
        <w:t xml:space="preserve"> at the source end and the value of ѱ</w:t>
      </w:r>
      <w:r>
        <w:rPr>
          <w:vertAlign w:val="subscript"/>
        </w:rPr>
        <w:t>sL</w:t>
      </w:r>
      <w:r>
        <w:t xml:space="preserve"> at the drain end. The equations are given below :- </w:t>
      </w:r>
    </w:p>
    <w:p>
      <w:pPr>
        <w:spacing w:line="360" w:lineRule="auto"/>
        <w:jc w:val="center"/>
      </w:pPr>
      <w:r>
        <w:rPr>
          <w:lang w:eastAsia="en-IN"/>
        </w:rPr>
        <w:drawing>
          <wp:inline distT="0" distB="0" distL="0" distR="0">
            <wp:extent cx="3752850" cy="1231900"/>
            <wp:effectExtent l="0" t="0" r="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a:picLocks noChangeAspect="1"/>
                    </pic:cNvPicPr>
                  </pic:nvPicPr>
                  <pic:blipFill>
                    <a:blip r:embed="rId43"/>
                    <a:stretch>
                      <a:fillRect/>
                    </a:stretch>
                  </pic:blipFill>
                  <pic:spPr>
                    <a:xfrm>
                      <a:off x="0" y="0"/>
                      <a:ext cx="3788800" cy="1243839"/>
                    </a:xfrm>
                    <a:prstGeom prst="rect">
                      <a:avLst/>
                    </a:prstGeom>
                  </pic:spPr>
                </pic:pic>
              </a:graphicData>
            </a:graphic>
          </wp:inline>
        </w:drawing>
      </w:r>
    </w:p>
    <w:p>
      <w:pPr>
        <w:spacing w:line="360" w:lineRule="auto"/>
      </w:pPr>
      <w:r>
        <w:t xml:space="preserve">Similarly, these equations can be solved by using the Newton Raphson method. The initial values to the Newton Raphson method is similar to the ones given in the 3 terminal MOS. </w:t>
      </w:r>
    </w:p>
    <w:p>
      <w:pPr>
        <w:spacing w:line="360" w:lineRule="auto"/>
      </w:pPr>
      <w:r>
        <w:t xml:space="preserve">After evaluating the values, those are put in the equations of the drift and the diffusion current to find out the total current. </w:t>
      </w:r>
    </w:p>
    <w:p>
      <w:pPr>
        <w:spacing w:line="360" w:lineRule="auto"/>
      </w:pPr>
      <w:r>
        <w:t>Now I have plotted four graphs, two each of pMOS and nMOS:-</w:t>
      </w:r>
    </w:p>
    <w:p>
      <w:pPr>
        <w:pStyle w:val="5"/>
      </w:pPr>
      <w:r>
        <w:t xml:space="preserve"> </w:t>
      </w:r>
      <w:bookmarkStart w:id="32" w:name="_Toc12628050"/>
      <w:r>
        <w:t>NMOS</w:t>
      </w:r>
      <w:bookmarkEnd w:id="32"/>
    </w:p>
    <w:p>
      <w:pPr>
        <w:spacing w:line="360" w:lineRule="auto"/>
        <w:rPr>
          <w:color w:val="FF0000"/>
          <w:sz w:val="32"/>
          <w:szCs w:val="36"/>
        </w:rPr>
      </w:pPr>
      <w:r>
        <w:rPr>
          <w:color w:val="FF0000"/>
          <w:sz w:val="32"/>
          <w:szCs w:val="36"/>
        </w:rPr>
        <w:t>I</w:t>
      </w:r>
      <w:r>
        <w:rPr>
          <w:color w:val="FF0000"/>
          <w:sz w:val="32"/>
          <w:szCs w:val="36"/>
          <w:vertAlign w:val="subscript"/>
        </w:rPr>
        <w:t>d</w:t>
      </w:r>
      <w:r>
        <w:rPr>
          <w:color w:val="FF0000"/>
          <w:sz w:val="32"/>
          <w:szCs w:val="36"/>
        </w:rPr>
        <w:t xml:space="preserve"> Vs V</w:t>
      </w:r>
      <w:r>
        <w:rPr>
          <w:color w:val="FF0000"/>
          <w:sz w:val="32"/>
          <w:szCs w:val="36"/>
          <w:vertAlign w:val="subscript"/>
        </w:rPr>
        <w:t>gs</w:t>
      </w:r>
      <w:r>
        <w:rPr>
          <w:color w:val="FF0000"/>
          <w:sz w:val="32"/>
          <w:szCs w:val="36"/>
        </w:rPr>
        <w:t>:-</w:t>
      </w:r>
    </w:p>
    <w:p>
      <w:pPr>
        <w:keepNext/>
        <w:spacing w:line="360" w:lineRule="auto"/>
      </w:pPr>
      <w:r>
        <w:rPr>
          <w:lang w:eastAsia="en-IN"/>
        </w:rPr>
        <w:drawing>
          <wp:inline distT="0" distB="0" distL="0" distR="0">
            <wp:extent cx="5745480" cy="3057525"/>
            <wp:effectExtent l="0" t="0" r="762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a:picLocks noChangeAspect="1"/>
                    </pic:cNvPicPr>
                  </pic:nvPicPr>
                  <pic:blipFill>
                    <a:blip r:embed="rId44"/>
                    <a:stretch>
                      <a:fillRect/>
                    </a:stretch>
                  </pic:blipFill>
                  <pic:spPr>
                    <a:xfrm>
                      <a:off x="0" y="0"/>
                      <a:ext cx="5745480" cy="3057525"/>
                    </a:xfrm>
                    <a:prstGeom prst="rect">
                      <a:avLst/>
                    </a:prstGeom>
                  </pic:spPr>
                </pic:pic>
              </a:graphicData>
            </a:graphic>
          </wp:inline>
        </w:drawing>
      </w:r>
    </w:p>
    <w:p>
      <w:pPr>
        <w:pStyle w:val="14"/>
        <w:jc w:val="center"/>
      </w:pPr>
      <w:bookmarkStart w:id="33" w:name="_Toc12630097"/>
      <w:r>
        <w:t xml:space="preserve">Figure </w:t>
      </w:r>
      <w:r>
        <w:fldChar w:fldCharType="begin"/>
      </w:r>
      <w:r>
        <w:instrText xml:space="preserve"> SEQ Figure \* ARABIC </w:instrText>
      </w:r>
      <w:r>
        <w:fldChar w:fldCharType="separate"/>
      </w:r>
      <w:r>
        <w:t>15</w:t>
      </w:r>
      <w:r>
        <w:fldChar w:fldCharType="end"/>
      </w:r>
      <w:r>
        <w:t>: the graph of  Ids Vs VGS  in nMOS</w:t>
      </w:r>
      <w:bookmarkEnd w:id="33"/>
    </w:p>
    <w:p>
      <w:pPr>
        <w:spacing w:line="360" w:lineRule="auto"/>
      </w:pPr>
    </w:p>
    <w:p>
      <w:pPr>
        <w:spacing w:line="360" w:lineRule="auto"/>
        <w:rPr>
          <w:color w:val="FF0000"/>
          <w:sz w:val="32"/>
          <w:szCs w:val="36"/>
        </w:rPr>
      </w:pPr>
      <w:r>
        <w:rPr>
          <w:color w:val="FF0000"/>
          <w:sz w:val="32"/>
          <w:szCs w:val="36"/>
        </w:rPr>
        <w:t>I</w:t>
      </w:r>
      <w:r>
        <w:rPr>
          <w:color w:val="FF0000"/>
          <w:sz w:val="32"/>
          <w:szCs w:val="36"/>
          <w:vertAlign w:val="subscript"/>
        </w:rPr>
        <w:t>d</w:t>
      </w:r>
      <w:r>
        <w:rPr>
          <w:color w:val="FF0000"/>
          <w:sz w:val="32"/>
          <w:szCs w:val="36"/>
        </w:rPr>
        <w:t xml:space="preserve"> Vs V</w:t>
      </w:r>
      <w:r>
        <w:rPr>
          <w:color w:val="FF0000"/>
          <w:sz w:val="32"/>
          <w:szCs w:val="36"/>
          <w:vertAlign w:val="subscript"/>
        </w:rPr>
        <w:t>ds</w:t>
      </w:r>
      <w:r>
        <w:rPr>
          <w:color w:val="FF0000"/>
          <w:sz w:val="32"/>
          <w:szCs w:val="36"/>
        </w:rPr>
        <w:t>:-</w:t>
      </w:r>
    </w:p>
    <w:p>
      <w:pPr>
        <w:keepNext/>
        <w:spacing w:line="360" w:lineRule="auto"/>
      </w:pPr>
      <w:r>
        <w:rPr>
          <w:lang w:eastAsia="en-IN"/>
        </w:rPr>
        <w:drawing>
          <wp:inline distT="0" distB="0" distL="0" distR="0">
            <wp:extent cx="5745480" cy="3053715"/>
            <wp:effectExtent l="0" t="0" r="762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a:picLocks noChangeAspect="1"/>
                    </pic:cNvPicPr>
                  </pic:nvPicPr>
                  <pic:blipFill>
                    <a:blip r:embed="rId45"/>
                    <a:stretch>
                      <a:fillRect/>
                    </a:stretch>
                  </pic:blipFill>
                  <pic:spPr>
                    <a:xfrm>
                      <a:off x="0" y="0"/>
                      <a:ext cx="5745480" cy="3053715"/>
                    </a:xfrm>
                    <a:prstGeom prst="rect">
                      <a:avLst/>
                    </a:prstGeom>
                  </pic:spPr>
                </pic:pic>
              </a:graphicData>
            </a:graphic>
          </wp:inline>
        </w:drawing>
      </w:r>
    </w:p>
    <w:p>
      <w:pPr>
        <w:pStyle w:val="14"/>
        <w:jc w:val="center"/>
      </w:pPr>
      <w:bookmarkStart w:id="34" w:name="_Toc12630098"/>
      <w:r>
        <w:t xml:space="preserve">Figure </w:t>
      </w:r>
      <w:r>
        <w:fldChar w:fldCharType="begin"/>
      </w:r>
      <w:r>
        <w:instrText xml:space="preserve"> SEQ Figure \* ARABIC </w:instrText>
      </w:r>
      <w:r>
        <w:fldChar w:fldCharType="separate"/>
      </w:r>
      <w:r>
        <w:t>16</w:t>
      </w:r>
      <w:r>
        <w:fldChar w:fldCharType="end"/>
      </w:r>
      <w:r>
        <w:t>: the graph of  Ids Vs VDS  in nMOS</w:t>
      </w:r>
      <w:bookmarkEnd w:id="34"/>
    </w:p>
    <w:p>
      <w:pPr>
        <w:pStyle w:val="5"/>
      </w:pPr>
      <w:r>
        <w:t xml:space="preserve"> </w:t>
      </w:r>
      <w:bookmarkStart w:id="35" w:name="_Toc12628051"/>
      <w:r>
        <w:t>PMOS:-</w:t>
      </w:r>
      <w:bookmarkEnd w:id="35"/>
    </w:p>
    <w:p>
      <w:pPr>
        <w:spacing w:line="360" w:lineRule="auto"/>
        <w:rPr>
          <w:color w:val="FF0000"/>
          <w:sz w:val="32"/>
          <w:szCs w:val="36"/>
        </w:rPr>
      </w:pPr>
      <w:r>
        <w:rPr>
          <w:color w:val="FF0000"/>
          <w:sz w:val="32"/>
          <w:szCs w:val="36"/>
        </w:rPr>
        <w:t>I</w:t>
      </w:r>
      <w:r>
        <w:rPr>
          <w:color w:val="FF0000"/>
          <w:sz w:val="32"/>
          <w:szCs w:val="36"/>
          <w:vertAlign w:val="subscript"/>
        </w:rPr>
        <w:t>d</w:t>
      </w:r>
      <w:r>
        <w:rPr>
          <w:color w:val="FF0000"/>
          <w:sz w:val="32"/>
          <w:szCs w:val="36"/>
        </w:rPr>
        <w:t xml:space="preserve"> Vs V</w:t>
      </w:r>
      <w:r>
        <w:rPr>
          <w:color w:val="FF0000"/>
          <w:sz w:val="32"/>
          <w:szCs w:val="36"/>
          <w:vertAlign w:val="subscript"/>
        </w:rPr>
        <w:t>gs</w:t>
      </w:r>
      <w:r>
        <w:rPr>
          <w:color w:val="FF0000"/>
          <w:sz w:val="32"/>
          <w:szCs w:val="36"/>
        </w:rPr>
        <w:t>:-</w:t>
      </w:r>
    </w:p>
    <w:p>
      <w:pPr>
        <w:keepNext/>
        <w:spacing w:line="360" w:lineRule="auto"/>
      </w:pPr>
      <w:r>
        <w:rPr>
          <w:lang w:eastAsia="en-IN"/>
        </w:rPr>
        <w:drawing>
          <wp:inline distT="0" distB="0" distL="0" distR="0">
            <wp:extent cx="5745480" cy="3053715"/>
            <wp:effectExtent l="0" t="0" r="762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a:picLocks noChangeAspect="1"/>
                    </pic:cNvPicPr>
                  </pic:nvPicPr>
                  <pic:blipFill>
                    <a:blip r:embed="rId46"/>
                    <a:stretch>
                      <a:fillRect/>
                    </a:stretch>
                  </pic:blipFill>
                  <pic:spPr>
                    <a:xfrm>
                      <a:off x="0" y="0"/>
                      <a:ext cx="5745480" cy="3053715"/>
                    </a:xfrm>
                    <a:prstGeom prst="rect">
                      <a:avLst/>
                    </a:prstGeom>
                  </pic:spPr>
                </pic:pic>
              </a:graphicData>
            </a:graphic>
          </wp:inline>
        </w:drawing>
      </w:r>
    </w:p>
    <w:p>
      <w:pPr>
        <w:pStyle w:val="14"/>
      </w:pPr>
      <w:bookmarkStart w:id="36" w:name="_Toc12630099"/>
      <w:r>
        <w:t xml:space="preserve">Figure </w:t>
      </w:r>
      <w:r>
        <w:fldChar w:fldCharType="begin"/>
      </w:r>
      <w:r>
        <w:instrText xml:space="preserve"> SEQ Figure \* ARABIC </w:instrText>
      </w:r>
      <w:r>
        <w:fldChar w:fldCharType="separate"/>
      </w:r>
      <w:r>
        <w:t>17</w:t>
      </w:r>
      <w:r>
        <w:fldChar w:fldCharType="end"/>
      </w:r>
      <w:r>
        <w:t>: the graph of  Ids Vs VGS  in pMOS</w:t>
      </w:r>
      <w:bookmarkEnd w:id="36"/>
    </w:p>
    <w:p>
      <w:pPr>
        <w:spacing w:line="360" w:lineRule="auto"/>
        <w:rPr>
          <w:color w:val="FF0000"/>
          <w:sz w:val="32"/>
          <w:szCs w:val="36"/>
        </w:rPr>
      </w:pPr>
    </w:p>
    <w:p>
      <w:pPr>
        <w:spacing w:line="360" w:lineRule="auto"/>
        <w:rPr>
          <w:color w:val="FF0000"/>
          <w:sz w:val="32"/>
          <w:szCs w:val="36"/>
        </w:rPr>
      </w:pPr>
      <w:r>
        <w:rPr>
          <w:color w:val="FF0000"/>
          <w:sz w:val="32"/>
          <w:szCs w:val="36"/>
        </w:rPr>
        <w:t>I</w:t>
      </w:r>
      <w:r>
        <w:rPr>
          <w:color w:val="FF0000"/>
          <w:sz w:val="32"/>
          <w:szCs w:val="36"/>
          <w:vertAlign w:val="subscript"/>
        </w:rPr>
        <w:t>d</w:t>
      </w:r>
      <w:r>
        <w:rPr>
          <w:color w:val="FF0000"/>
          <w:sz w:val="32"/>
          <w:szCs w:val="36"/>
        </w:rPr>
        <w:t xml:space="preserve"> Vs V</w:t>
      </w:r>
      <w:r>
        <w:rPr>
          <w:color w:val="FF0000"/>
          <w:sz w:val="32"/>
          <w:szCs w:val="36"/>
          <w:vertAlign w:val="subscript"/>
        </w:rPr>
        <w:t>ds</w:t>
      </w:r>
      <w:r>
        <w:rPr>
          <w:color w:val="FF0000"/>
          <w:sz w:val="32"/>
          <w:szCs w:val="36"/>
        </w:rPr>
        <w:t>:-</w:t>
      </w:r>
    </w:p>
    <w:p>
      <w:pPr>
        <w:keepNext/>
        <w:spacing w:line="360" w:lineRule="auto"/>
      </w:pPr>
      <w:r>
        <w:rPr>
          <w:lang w:eastAsia="en-IN"/>
        </w:rPr>
        <w:drawing>
          <wp:inline distT="0" distB="0" distL="0" distR="0">
            <wp:extent cx="5745480" cy="3053715"/>
            <wp:effectExtent l="0" t="0" r="762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a:picLocks noChangeAspect="1"/>
                    </pic:cNvPicPr>
                  </pic:nvPicPr>
                  <pic:blipFill>
                    <a:blip r:embed="rId47"/>
                    <a:stretch>
                      <a:fillRect/>
                    </a:stretch>
                  </pic:blipFill>
                  <pic:spPr>
                    <a:xfrm>
                      <a:off x="0" y="0"/>
                      <a:ext cx="5745480" cy="3053715"/>
                    </a:xfrm>
                    <a:prstGeom prst="rect">
                      <a:avLst/>
                    </a:prstGeom>
                  </pic:spPr>
                </pic:pic>
              </a:graphicData>
            </a:graphic>
          </wp:inline>
        </w:drawing>
      </w:r>
    </w:p>
    <w:p>
      <w:pPr>
        <w:pStyle w:val="14"/>
        <w:jc w:val="center"/>
      </w:pPr>
      <w:bookmarkStart w:id="37" w:name="_Toc12630100"/>
      <w:r>
        <w:t xml:space="preserve">Figure </w:t>
      </w:r>
      <w:r>
        <w:fldChar w:fldCharType="begin"/>
      </w:r>
      <w:r>
        <w:instrText xml:space="preserve"> SEQ Figure \* ARABIC </w:instrText>
      </w:r>
      <w:r>
        <w:fldChar w:fldCharType="separate"/>
      </w:r>
      <w:r>
        <w:t>18</w:t>
      </w:r>
      <w:r>
        <w:fldChar w:fldCharType="end"/>
      </w:r>
      <w:r>
        <w:t>: the graph of  Ids Vs VDS  in pMOS</w:t>
      </w:r>
      <w:bookmarkEnd w:id="37"/>
    </w:p>
    <w:p>
      <w:pPr>
        <w:spacing w:line="360" w:lineRule="auto"/>
      </w:pPr>
      <w:r>
        <w:t>Also I have verified the graph of I</w:t>
      </w:r>
      <w:r>
        <w:rPr>
          <w:vertAlign w:val="subscript"/>
        </w:rPr>
        <w:t>d</w:t>
      </w:r>
      <w:r>
        <w:t xml:space="preserve"> Vs V</w:t>
      </w:r>
      <w:r>
        <w:rPr>
          <w:vertAlign w:val="subscript"/>
        </w:rPr>
        <w:t>gs</w:t>
      </w:r>
      <w:r>
        <w:t xml:space="preserve"> of nMOS with a IEEE journal paper </w:t>
      </w:r>
      <w:r>
        <w:fldChar w:fldCharType="begin" w:fldLock="1"/>
      </w:r>
      <w:r>
        <w:instrText xml:space="preserve">ADDIN CSL_CITATION {"citationItems":[{"id":"ITEM-1","itemData":{"DOI":"10.1109/LED.2003.822661","ISSN":"0741-3106","author":[{"dropping-particle":"","family":"Taur","given":"Y.","non-dropping-particle":"","parse-names":false,"suffix":""},{"dropping-particle":"","family":"Liang","given":"X.","non-dropping-particle":"","parse-names":false,"suffix":""},{"dropping-particle":"","family":"Wang","given":"W.","non-dropping-particle":"","parse-names":false,"suffix":""},{"dropping-particle":"","family":"Lu","given":"H.","non-dropping-particle":"","parse-names":false,"suffix":""}],"container-title":"IEEE Electron Device Letters","id":"ITEM-1","issue":"2","issued":{"date-parts":[["2004","2"]]},"page":"107-109","title":"A Continuous, Analytic Drain-Current Model for DG MOSFETs","type":"article-journal","volume":"25"},"uris":["http://www.mendeley.com/documents/?uuid=ef90cf3a-2f20-31f8-b0dd-1f8186f9c6d0"]}],"mendeley":{"formattedCitation":"(Taur, Liang, Wang, &amp; Lu, 2004)","plainTextFormattedCitation":"(Taur, Liang, Wang, &amp; Lu, 2004)","previouslyFormattedCitation":"(Taur, Liang, Wang, &amp; Lu, 2004)"},"properties":{"noteIndex":0},"schema":"https://github.com/citation-style-language/schema/raw/master/csl-citation.json"}</w:instrText>
      </w:r>
      <w:r>
        <w:fldChar w:fldCharType="separate"/>
      </w:r>
      <w:r>
        <w:t>(Taur, Liang, Wang, &amp; Lu, 2004)</w:t>
      </w:r>
      <w:r>
        <w:fldChar w:fldCharType="end"/>
      </w:r>
      <w:r>
        <w:t xml:space="preserve"> and results almost matched. </w:t>
      </w:r>
    </w:p>
    <w:p>
      <w:pPr>
        <w:keepNext/>
        <w:spacing w:line="360" w:lineRule="auto"/>
      </w:pPr>
      <w:r>
        <w:rPr>
          <w:lang w:eastAsia="en-IN"/>
        </w:rPr>
        <w:drawing>
          <wp:inline distT="0" distB="0" distL="0" distR="0">
            <wp:extent cx="5745480" cy="3244215"/>
            <wp:effectExtent l="0" t="0" r="762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45480" cy="3244215"/>
                    </a:xfrm>
                    <a:prstGeom prst="rect">
                      <a:avLst/>
                    </a:prstGeom>
                    <a:noFill/>
                    <a:ln>
                      <a:noFill/>
                    </a:ln>
                  </pic:spPr>
                </pic:pic>
              </a:graphicData>
            </a:graphic>
          </wp:inline>
        </w:drawing>
      </w:r>
    </w:p>
    <w:p>
      <w:pPr>
        <w:pStyle w:val="14"/>
        <w:jc w:val="center"/>
      </w:pPr>
      <w:bookmarkStart w:id="38" w:name="_Toc12630101"/>
      <w:r>
        <w:t xml:space="preserve">Figure </w:t>
      </w:r>
      <w:r>
        <w:fldChar w:fldCharType="begin"/>
      </w:r>
      <w:r>
        <w:instrText xml:space="preserve"> SEQ Figure \* ARABIC </w:instrText>
      </w:r>
      <w:r>
        <w:fldChar w:fldCharType="separate"/>
      </w:r>
      <w:r>
        <w:t>19</w:t>
      </w:r>
      <w:r>
        <w:fldChar w:fldCharType="end"/>
      </w:r>
      <w:r>
        <w:t>: the verification of graph of  Ids Vs VGS  in nMOS</w:t>
      </w:r>
      <w:bookmarkEnd w:id="38"/>
    </w:p>
    <w:p>
      <w:pPr>
        <w:spacing w:line="360" w:lineRule="auto"/>
      </w:pPr>
      <w:r>
        <w:t>Similarly, I have also verified the graph of I</w:t>
      </w:r>
      <w:r>
        <w:rPr>
          <w:vertAlign w:val="subscript"/>
        </w:rPr>
        <w:t>d</w:t>
      </w:r>
      <w:r>
        <w:t xml:space="preserve"> Vs V</w:t>
      </w:r>
      <w:r>
        <w:rPr>
          <w:vertAlign w:val="subscript"/>
        </w:rPr>
        <w:t>ds</w:t>
      </w:r>
      <w:r>
        <w:t xml:space="preserve"> of nMOS with the same IEEE paper </w:t>
      </w:r>
      <w:r>
        <w:fldChar w:fldCharType="begin" w:fldLock="1"/>
      </w:r>
      <w:r>
        <w:instrText xml:space="preserve">ADDIN CSL_CITATION {"citationItems":[{"id":"ITEM-1","itemData":{"DOI":"10.1109/LED.2003.822661","ISSN":"0741-3106","author":[{"dropping-particle":"","family":"Taur","given":"Y.","non-dropping-particle":"","parse-names":false,"suffix":""},{"dropping-particle":"","family":"Liang","given":"X.","non-dropping-particle":"","parse-names":false,"suffix":""},{"dropping-particle":"","family":"Wang","given":"W.","non-dropping-particle":"","parse-names":false,"suffix":""},{"dropping-particle":"","family":"Lu","given":"H.","non-dropping-particle":"","parse-names":false,"suffix":""}],"container-title":"IEEE Electron Device Letters","id":"ITEM-1","issue":"2","issued":{"date-parts":[["2004","2"]]},"page":"107-109","title":"A Continuous, Analytic Drain-Current Model for DG MOSFETs","type":"article-journal","volume":"25"},"uris":["http://www.mendeley.com/documents/?uuid=ef90cf3a-2f20-31f8-b0dd-1f8186f9c6d0"]}],"mendeley":{"formattedCitation":"(Taur et al., 2004)","plainTextFormattedCitation":"(Taur et al., 2004)"},"properties":{"noteIndex":0},"schema":"https://github.com/citation-style-language/schema/raw/master/csl-citation.json"}</w:instrText>
      </w:r>
      <w:r>
        <w:fldChar w:fldCharType="separate"/>
      </w:r>
      <w:r>
        <w:t>(Taur et al., 2004)</w:t>
      </w:r>
      <w:r>
        <w:fldChar w:fldCharType="end"/>
      </w:r>
      <w:r>
        <w:t xml:space="preserve"> and the graph of my tool matched with that.  </w:t>
      </w:r>
    </w:p>
    <w:p>
      <w:pPr>
        <w:keepNext/>
        <w:spacing w:line="360" w:lineRule="auto"/>
      </w:pPr>
      <w:r>
        <w:rPr>
          <w:lang w:eastAsia="en-IN"/>
        </w:rPr>
        <w:drawing>
          <wp:inline distT="0" distB="0" distL="0" distR="0">
            <wp:extent cx="5745480" cy="3325495"/>
            <wp:effectExtent l="0" t="0" r="7620" b="82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45480" cy="3325495"/>
                    </a:xfrm>
                    <a:prstGeom prst="rect">
                      <a:avLst/>
                    </a:prstGeom>
                    <a:noFill/>
                    <a:ln>
                      <a:noFill/>
                    </a:ln>
                  </pic:spPr>
                </pic:pic>
              </a:graphicData>
            </a:graphic>
          </wp:inline>
        </w:drawing>
      </w:r>
    </w:p>
    <w:p>
      <w:pPr>
        <w:pStyle w:val="14"/>
        <w:jc w:val="center"/>
      </w:pPr>
      <w:bookmarkStart w:id="39" w:name="_Toc12630102"/>
      <w:r>
        <w:t xml:space="preserve">Figure </w:t>
      </w:r>
      <w:r>
        <w:fldChar w:fldCharType="begin"/>
      </w:r>
      <w:r>
        <w:instrText xml:space="preserve"> SEQ Figure \* ARABIC </w:instrText>
      </w:r>
      <w:r>
        <w:fldChar w:fldCharType="separate"/>
      </w:r>
      <w:r>
        <w:t>20</w:t>
      </w:r>
      <w:r>
        <w:fldChar w:fldCharType="end"/>
      </w:r>
      <w:r>
        <w:t>: the verification of graph of  Ids Vs VDS  in nMOS</w:t>
      </w:r>
      <w:bookmarkEnd w:id="39"/>
    </w:p>
    <w:p>
      <w:pPr>
        <w:spacing w:line="360" w:lineRule="auto"/>
      </w:pPr>
    </w:p>
    <w:p>
      <w:pPr>
        <w:rPr>
          <w:b/>
          <w:color w:val="002060"/>
          <w:sz w:val="36"/>
        </w:rPr>
      </w:pPr>
      <w:bookmarkStart w:id="40" w:name="_Toc12628052"/>
      <w:r>
        <w:br w:type="page"/>
      </w:r>
    </w:p>
    <w:p>
      <w:pPr>
        <w:pStyle w:val="2"/>
        <w:pBdr>
          <w:bottom w:val="single" w:color="auto" w:sz="12" w:space="1"/>
        </w:pBdr>
      </w:pPr>
      <w:r>
        <w:t>Conclusion and Discussion</w:t>
      </w:r>
      <w:bookmarkEnd w:id="40"/>
    </w:p>
    <w:p>
      <w:pPr/>
    </w:p>
    <w:p>
      <w:pPr>
        <w:spacing w:line="360" w:lineRule="auto"/>
      </w:pPr>
      <w:r>
        <w:t xml:space="preserve">Overall from the project, I got a good programming knowledge of Python and using different libraries and packages of the Python. Also I learnt a lot more about the MOSFET electrostatics, getting more information about the different structures of the MOS and the result of variation of the different parameters. The advances in MOS technology have been obtained through continuous miniaturization of the devices. This has led to the development of the many analog and digital devices. The continuous aggressive downscaling for the higher density, the better performance and the low power consumption of MOSFETs leads to growth and development of the different devices. So my tool will be very helpful in the research work as well as in the demonstration purpose while learning the theories of the MOS. Visual demonstrations will give a better understanding of the MOSFET. This tool can also plot the graphs in much less time than simulating in other softwares like TCAD, etc . Well, this project can be extended more by plotting the graphs in the accumulation region also. Also the GUI can be more improved and attractive. The tool can also be extended to plot more graphs and making it more interactive for the user. Also one can add more features like saving the data points in an excel sheet. </w:t>
      </w:r>
    </w:p>
    <w:p>
      <w:pPr>
        <w:spacing w:line="360" w:lineRule="auto"/>
      </w:pPr>
    </w:p>
    <w:p>
      <w:pPr>
        <w:spacing w:line="360" w:lineRule="auto"/>
      </w:pPr>
    </w:p>
    <w:p>
      <w:pPr>
        <w:widowControl w:val="0"/>
        <w:autoSpaceDE w:val="0"/>
        <w:autoSpaceDN w:val="0"/>
        <w:adjustRightInd w:val="0"/>
        <w:spacing w:line="360" w:lineRule="auto"/>
        <w:ind w:left="480" w:hanging="480"/>
      </w:pPr>
    </w:p>
    <w:p>
      <w:pPr>
        <w:widowControl w:val="0"/>
        <w:autoSpaceDE w:val="0"/>
        <w:autoSpaceDN w:val="0"/>
        <w:adjustRightInd w:val="0"/>
        <w:spacing w:line="360" w:lineRule="auto"/>
        <w:ind w:left="480" w:hanging="480"/>
      </w:pPr>
    </w:p>
    <w:p>
      <w:pPr>
        <w:widowControl w:val="0"/>
        <w:autoSpaceDE w:val="0"/>
        <w:autoSpaceDN w:val="0"/>
        <w:adjustRightInd w:val="0"/>
        <w:spacing w:line="360" w:lineRule="auto"/>
        <w:ind w:left="480" w:hanging="480"/>
      </w:pPr>
    </w:p>
    <w:p>
      <w:pPr>
        <w:widowControl w:val="0"/>
        <w:autoSpaceDE w:val="0"/>
        <w:autoSpaceDN w:val="0"/>
        <w:adjustRightInd w:val="0"/>
        <w:spacing w:line="360" w:lineRule="auto"/>
        <w:ind w:left="480" w:hanging="480"/>
      </w:pPr>
    </w:p>
    <w:p>
      <w:pPr>
        <w:pStyle w:val="2"/>
        <w:pBdr>
          <w:bottom w:val="single" w:color="auto" w:sz="12" w:space="1"/>
        </w:pBdr>
      </w:pPr>
      <w:bookmarkStart w:id="41" w:name="_Toc12628053"/>
      <w:r>
        <w:t>References</w:t>
      </w:r>
      <w:bookmarkEnd w:id="41"/>
    </w:p>
    <w:p>
      <w:pPr/>
    </w:p>
    <w:p>
      <w:pPr>
        <w:pStyle w:val="4"/>
        <w:widowControl w:val="0"/>
        <w:numPr>
          <w:ilvl w:val="0"/>
          <w:numId w:val="12"/>
        </w:numPr>
        <w:autoSpaceDE w:val="0"/>
        <w:autoSpaceDN w:val="0"/>
        <w:adjustRightInd w:val="0"/>
        <w:spacing w:line="360" w:lineRule="auto"/>
        <w:rPr>
          <w:szCs w:val="28"/>
        </w:rPr>
      </w:pPr>
      <w:r>
        <w:rPr>
          <w:color w:val="222222"/>
          <w:szCs w:val="28"/>
          <w:shd w:val="clear" w:color="auto" w:fill="FFFFFF"/>
        </w:rPr>
        <w:t>Tsividis, Yannis, and Colin McAndrew. </w:t>
      </w:r>
      <w:r>
        <w:rPr>
          <w:i/>
          <w:iCs/>
          <w:color w:val="222222"/>
          <w:szCs w:val="28"/>
          <w:shd w:val="clear" w:color="auto" w:fill="FFFFFF"/>
        </w:rPr>
        <w:t>Operation and Modeling of the MOS Transistor</w:t>
      </w:r>
      <w:r>
        <w:rPr>
          <w:color w:val="222222"/>
          <w:szCs w:val="28"/>
          <w:shd w:val="clear" w:color="auto" w:fill="FFFFFF"/>
        </w:rPr>
        <w:t>. Vol. 2. Oxford: Oxford university press, 1999.</w:t>
      </w:r>
    </w:p>
    <w:p>
      <w:pPr>
        <w:pStyle w:val="4"/>
        <w:widowControl w:val="0"/>
        <w:numPr>
          <w:ilvl w:val="0"/>
          <w:numId w:val="12"/>
        </w:numPr>
        <w:autoSpaceDE w:val="0"/>
        <w:autoSpaceDN w:val="0"/>
        <w:adjustRightInd w:val="0"/>
        <w:spacing w:line="360" w:lineRule="auto"/>
        <w:rPr>
          <w:szCs w:val="28"/>
        </w:rPr>
      </w:pPr>
      <w:r>
        <w:rPr>
          <w:szCs w:val="28"/>
        </w:rPr>
        <w:fldChar w:fldCharType="begin" w:fldLock="1"/>
      </w:r>
      <w:r>
        <w:rPr>
          <w:szCs w:val="28"/>
        </w:rPr>
        <w:instrText xml:space="preserve">ADDIN Mendeley Bibliography CSL_BIBLIOGRAPHY </w:instrText>
      </w:r>
      <w:r>
        <w:rPr>
          <w:szCs w:val="28"/>
        </w:rPr>
        <w:fldChar w:fldCharType="separate"/>
      </w:r>
      <w:r>
        <w:rPr>
          <w:szCs w:val="28"/>
        </w:rPr>
        <w:t xml:space="preserve">Taur, Y., Liang, X., Wang, W., &amp; Lu, H. (2004). A Continuous, Analytic Drain-Current Model for DG MOSFETs. </w:t>
      </w:r>
      <w:r>
        <w:rPr>
          <w:i/>
          <w:iCs/>
          <w:szCs w:val="28"/>
        </w:rPr>
        <w:t>IEEE Electron Device Letters</w:t>
      </w:r>
      <w:r>
        <w:rPr>
          <w:szCs w:val="28"/>
        </w:rPr>
        <w:t xml:space="preserve">, </w:t>
      </w:r>
      <w:r>
        <w:rPr>
          <w:i/>
          <w:iCs/>
          <w:szCs w:val="28"/>
        </w:rPr>
        <w:t>25</w:t>
      </w:r>
      <w:r>
        <w:rPr>
          <w:szCs w:val="28"/>
        </w:rPr>
        <w:t>(2), 107–109. https://doi.org/10.1109/LED.2003.822661</w:t>
      </w:r>
    </w:p>
    <w:p>
      <w:pPr>
        <w:pStyle w:val="4"/>
        <w:numPr>
          <w:ilvl w:val="0"/>
          <w:numId w:val="12"/>
        </w:numPr>
        <w:spacing w:line="360" w:lineRule="auto"/>
      </w:pPr>
      <w:r>
        <w:fldChar w:fldCharType="end"/>
      </w:r>
      <w:ins w:id="0" w:author="Biswajeet Sahoo" w:date="2019-06-27T09:07:00Z">
        <w:r>
          <w:rPr/>
          <w:fldChar w:fldCharType="begin" w:fldLock="1"/>
        </w:r>
      </w:ins>
      <w:ins w:id="1" w:author="Biswajeet Sahoo" w:date="2019-06-27T09:07:00Z">
        <w:r>
          <w:rPr/>
          <w:instrText xml:space="preserve">ADDIN Mendeley Bibliography CSL_BIBLIOGRAPHY </w:instrText>
        </w:r>
      </w:ins>
      <w:ins w:id="2" w:author="Biswajeet Sahoo" w:date="2019-06-27T09:07:00Z">
        <w:r>
          <w:rPr/>
          <w:fldChar w:fldCharType="separate"/>
        </w:r>
      </w:ins>
      <w:r>
        <w:t xml:space="preserve">Taur, Y., Liang, X., Wang, W., &amp; Lu, H. (2004). A Continuous, Analytic Drain-Current Model for DG MOSFETs. </w:t>
      </w:r>
      <w:r>
        <w:rPr>
          <w:i/>
          <w:iCs/>
        </w:rPr>
        <w:t>IEEE Electron Device Letters</w:t>
      </w:r>
      <w:r>
        <w:t xml:space="preserve">, </w:t>
      </w:r>
      <w:r>
        <w:rPr>
          <w:i/>
          <w:iCs/>
        </w:rPr>
        <w:t>25</w:t>
      </w:r>
      <w:r>
        <w:t>(2), 107–109. https://doi.org/10.1109/LED.2003.822661</w:t>
      </w:r>
    </w:p>
    <w:p>
      <w:pPr>
        <w:pStyle w:val="4"/>
        <w:numPr>
          <w:ilvl w:val="0"/>
          <w:numId w:val="12"/>
        </w:numPr>
        <w:spacing w:line="360" w:lineRule="auto"/>
        <w:rPr>
          <w:szCs w:val="28"/>
        </w:rPr>
      </w:pPr>
      <w:ins w:id="3" w:author="Biswajeet Sahoo" w:date="2019-06-27T09:07:00Z">
        <w:r>
          <w:rPr/>
          <w:fldChar w:fldCharType="end"/>
        </w:r>
      </w:ins>
      <w:r>
        <w:rPr>
          <w:color w:val="222222"/>
          <w:szCs w:val="28"/>
          <w:shd w:val="clear" w:color="auto" w:fill="F8F8F8"/>
        </w:rPr>
        <w:t>Jenkins, K. A., and JY-C. Sun. "Measurement of IV curves of silicon-on-insulator (SOI) MOSFET's without self-heating." </w:t>
      </w:r>
      <w:r>
        <w:rPr>
          <w:i/>
          <w:iCs/>
          <w:color w:val="222222"/>
          <w:szCs w:val="28"/>
          <w:shd w:val="clear" w:color="auto" w:fill="F8F8F8"/>
        </w:rPr>
        <w:t>IEEE Electron Device Letters</w:t>
      </w:r>
      <w:r>
        <w:rPr>
          <w:color w:val="222222"/>
          <w:szCs w:val="28"/>
          <w:shd w:val="clear" w:color="auto" w:fill="F8F8F8"/>
        </w:rPr>
        <w:t>16, no. 4 (1995): 145-147.</w:t>
      </w:r>
    </w:p>
    <w:p>
      <w:pPr>
        <w:pStyle w:val="4"/>
        <w:numPr>
          <w:ilvl w:val="0"/>
          <w:numId w:val="12"/>
        </w:numPr>
        <w:spacing w:line="360" w:lineRule="auto"/>
        <w:rPr>
          <w:color w:val="4C4C4C" w:themeColor="text1"/>
          <w:szCs w:val="28"/>
          <w14:textFill>
            <w14:solidFill>
              <w14:schemeClr w14:val="tx1"/>
            </w14:solidFill>
          </w14:textFill>
        </w:rPr>
      </w:pPr>
      <w:r>
        <w:rPr>
          <w:color w:val="4C4C4C" w:themeColor="text1"/>
          <w:szCs w:val="28"/>
          <w:shd w:val="clear" w:color="auto" w:fill="FAFAFA"/>
          <w14:textFill>
            <w14:solidFill>
              <w14:schemeClr w14:val="tx1"/>
            </w14:solidFill>
          </w14:textFill>
        </w:rPr>
        <w:t>Akira Matsudaira, Saumitra Raj Mehrotra, Shaikh S. Ahmed, Gerhard Klimeck, Dragica Vasileska (2014), "MOSCap," https://nanohub.org/resources/moscap. (</w:t>
      </w:r>
      <w:r>
        <w:rPr>
          <w:color w:val="4C4C4C" w:themeColor="text1"/>
          <w:szCs w:val="28"/>
          <w14:textFill>
            <w14:solidFill>
              <w14:schemeClr w14:val="tx1"/>
            </w14:solidFill>
          </w14:textFill>
        </w:rPr>
        <w:t>DOI</w:t>
      </w:r>
      <w:r>
        <w:rPr>
          <w:color w:val="4C4C4C" w:themeColor="text1"/>
          <w:szCs w:val="28"/>
          <w:shd w:val="clear" w:color="auto" w:fill="FAFAFA"/>
          <w14:textFill>
            <w14:solidFill>
              <w14:schemeClr w14:val="tx1"/>
            </w14:solidFill>
          </w14:textFill>
        </w:rPr>
        <w:t>: 10.4231/D3736M30D).</w:t>
      </w:r>
    </w:p>
    <w:p>
      <w:pPr>
        <w:pStyle w:val="4"/>
        <w:numPr>
          <w:ilvl w:val="0"/>
          <w:numId w:val="12"/>
        </w:numPr>
        <w:spacing w:line="360" w:lineRule="auto"/>
        <w:rPr>
          <w:color w:val="4C4C4C" w:themeColor="text1"/>
          <w:szCs w:val="28"/>
          <w14:textFill>
            <w14:solidFill>
              <w14:schemeClr w14:val="tx1"/>
            </w14:solidFill>
          </w14:textFill>
        </w:rPr>
      </w:pPr>
      <w:r>
        <w:rPr>
          <w:color w:val="4C4C4C" w:themeColor="text1"/>
          <w:szCs w:val="28"/>
          <w:shd w:val="clear" w:color="auto" w:fill="FAFAFA"/>
          <w14:textFill>
            <w14:solidFill>
              <w14:schemeClr w14:val="tx1"/>
            </w14:solidFill>
          </w14:textFill>
        </w:rPr>
        <w:t>Shaikh S. Ahmed, Saumitra Raj Mehrotra, SungGeun Kim, Matteo Mannino, Gerhard Klimeck, Dragica Vasileska, Xufeng Wang, Himadri Pal, Gloria Wahyu Budiman (2017), "MOSFet," https://nanohub.org/resources/mosfet. (</w:t>
      </w:r>
      <w:r>
        <w:rPr>
          <w:color w:val="4C4C4C" w:themeColor="text1"/>
          <w:szCs w:val="28"/>
          <w14:textFill>
            <w14:solidFill>
              <w14:schemeClr w14:val="tx1"/>
            </w14:solidFill>
          </w14:textFill>
        </w:rPr>
        <w:t>DOI</w:t>
      </w:r>
      <w:r>
        <w:rPr>
          <w:color w:val="4C4C4C" w:themeColor="text1"/>
          <w:szCs w:val="28"/>
          <w:shd w:val="clear" w:color="auto" w:fill="FAFAFA"/>
          <w14:textFill>
            <w14:solidFill>
              <w14:schemeClr w14:val="tx1"/>
            </w14:solidFill>
          </w14:textFill>
        </w:rPr>
        <w:t>: 10.4231/D34T6F54G).</w:t>
      </w:r>
    </w:p>
    <w:p>
      <w:pPr>
        <w:pStyle w:val="4"/>
        <w:numPr>
          <w:ilvl w:val="0"/>
          <w:numId w:val="12"/>
        </w:numPr>
        <w:spacing w:line="360" w:lineRule="auto"/>
        <w:rPr>
          <w:color w:val="4C4C4C" w:themeColor="text1"/>
          <w:szCs w:val="28"/>
          <w14:textFill>
            <w14:solidFill>
              <w14:schemeClr w14:val="tx1"/>
            </w14:solidFill>
          </w14:textFill>
        </w:rPr>
      </w:pPr>
      <w:r>
        <w:rPr>
          <w:color w:val="4C4C4C" w:themeColor="text1"/>
          <w:szCs w:val="28"/>
          <w:shd w:val="clear" w:color="auto" w:fill="FAFAFA"/>
          <w14:textFill>
            <w14:solidFill>
              <w14:schemeClr w14:val="tx1"/>
            </w14:solidFill>
          </w14:textFill>
        </w:rPr>
        <w:t>Chen Shang, Sankarsh Ramadas, Tanya Faltens, derrick kearney, Krishna Madhavan (2014), "MOSFET Simulation," https://nanohub.org/resources/mosfetsat. (</w:t>
      </w:r>
      <w:r>
        <w:rPr>
          <w:color w:val="4C4C4C" w:themeColor="text1"/>
          <w:szCs w:val="28"/>
          <w14:textFill>
            <w14:solidFill>
              <w14:schemeClr w14:val="tx1"/>
            </w14:solidFill>
          </w14:textFill>
        </w:rPr>
        <w:t>DOI</w:t>
      </w:r>
      <w:r>
        <w:rPr>
          <w:color w:val="4C4C4C" w:themeColor="text1"/>
          <w:szCs w:val="28"/>
          <w:shd w:val="clear" w:color="auto" w:fill="FAFAFA"/>
          <w14:textFill>
            <w14:solidFill>
              <w14:schemeClr w14:val="tx1"/>
            </w14:solidFill>
          </w14:textFill>
        </w:rPr>
        <w:t>: 10.4231/D3MP4VN5D).</w:t>
      </w:r>
    </w:p>
    <w:sectPr>
      <w:headerReference r:id="rId3" w:type="default"/>
      <w:footerReference r:id="rId4" w:type="default"/>
      <w:pgSz w:w="11906" w:h="16838"/>
      <w:pgMar w:top="1440" w:right="1440" w:bottom="1440" w:left="1440" w:header="708" w:footer="708" w:gutter="0"/>
      <w:cols w:space="708" w:num="1"/>
      <w:titlePg/>
      <w:docGrid w:linePitch="38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WenQuanYi Micro 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Symbol">
    <w:altName w:val="Webdings"/>
    <w:panose1 w:val="05050102010706020507"/>
    <w:charset w:val="02"/>
    <w:family w:val="modern"/>
    <w:pitch w:val="default"/>
    <w:sig w:usb0="00000000" w:usb1="00000000" w:usb2="00000000" w:usb3="00000000" w:csb0="80000000" w:csb1="00000000"/>
  </w:font>
  <w:font w:name="Calibri Light">
    <w:altName w:val="Arial"/>
    <w:panose1 w:val="020F0302020204030204"/>
    <w:charset w:val="00"/>
    <w:family w:val="decorative"/>
    <w:pitch w:val="default"/>
    <w:sig w:usb0="00000000" w:usb1="00000000" w:usb2="00000009" w:usb3="00000000" w:csb0="000001FF" w:csb1="00000000"/>
  </w:font>
  <w:font w:name="Segoe UI">
    <w:altName w:val="FreeSans"/>
    <w:panose1 w:val="020B0502040204020203"/>
    <w:charset w:val="00"/>
    <w:family w:val="decorative"/>
    <w:pitch w:val="default"/>
    <w:sig w:usb0="00000000" w:usb1="00000000" w:usb2="00000009" w:usb3="00000000" w:csb0="000001FF" w:csb1="00000000"/>
  </w:font>
  <w:font w:name="等线">
    <w:altName w:val="Monospace"/>
    <w:panose1 w:val="00000000000000000000"/>
    <w:charset w:val="86"/>
    <w:family w:val="auto"/>
    <w:pitch w:val="default"/>
    <w:sig w:usb0="00000000" w:usb1="00000000" w:usb2="00000000" w:usb3="00000000" w:csb0="00000000" w:csb1="00000000"/>
  </w:font>
  <w:font w:name="Monospace">
    <w:panose1 w:val="020B0609030804020204"/>
    <w:charset w:val="00"/>
    <w:family w:val="auto"/>
    <w:pitch w:val="default"/>
    <w:sig w:usb0="00000000" w:usb1="00000000" w:usb2="00000000" w:usb3="00000000" w:csb0="001D016D" w:csb1="00000000"/>
  </w:font>
  <w:font w:name="FreeSans">
    <w:panose1 w:val="020B0504020202020204"/>
    <w:charset w:val="00"/>
    <w:family w:val="auto"/>
    <w:pitch w:val="default"/>
    <w:sig w:usb0="00000000" w:usb1="00000000" w:usb2="00000000" w:usb3="00000000" w:csb0="0000012D" w:csb1="00000000"/>
  </w:font>
  <w:font w:name="Arial Black">
    <w:panose1 w:val="020B0A04020102020204"/>
    <w:charset w:val="00"/>
    <w:family w:val="auto"/>
    <w:pitch w:val="default"/>
    <w:sig w:usb0="00000287" w:usb1="00000000" w:usb2="00000000" w:usb3="00000000" w:csb0="2000009F" w:csb1="DFD70000"/>
  </w:font>
  <w:font w:name="WenQuanYi Micro Hei">
    <w:panose1 w:val="020B0606030804020204"/>
    <w:charset w:val="86"/>
    <w:family w:val="auto"/>
    <w:pitch w:val="default"/>
    <w:sig w:usb0="E10002EF" w:usb1="6BDFFCFB" w:usb2="00800036" w:usb3="00000000" w:csb0="603E019F" w:csb1="DFD7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00000000" w:usb1="00000000" w:usb2="00000000" w:usb3="00000000" w:csb0="00000001" w:csb1="00000000"/>
  </w:font>
  <w:font w:name="UnBatang">
    <w:panose1 w:val="040B0600000101010101"/>
    <w:charset w:val="88"/>
    <w:family w:val="auto"/>
    <w:pitch w:val="default"/>
    <w:sig w:usb0="900002A7" w:usb1="29D77DFB" w:usb2="00000012" w:usb3="00000000" w:csb0="603A000D" w:csb1="12D70000"/>
  </w:font>
  <w:font w:name="Georgia">
    <w:panose1 w:val="02040502050405020303"/>
    <w:charset w:val="00"/>
    <w:family w:val="auto"/>
    <w:pitch w:val="default"/>
    <w:sig w:usb0="00000287" w:usb1="00000000" w:usb2="00000000" w:usb3="00000000" w:csb0="2000009F" w:csb1="00000000"/>
  </w:font>
  <w:font w:name="Webdings">
    <w:panose1 w:val="05030102010509060703"/>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EndPr>
      <w:rPr>
        <w:color w:val="7F7F7F" w:themeColor="background1" w:themeShade="80"/>
        <w:spacing w:val="60"/>
      </w:rPr>
    </w:sdtEndPr>
    <w:sdtContent>
      <w:p>
        <w:pPr>
          <w:pStyle w:val="16"/>
          <w:pBdr>
            <w:top w:val="single" w:color="D8D8D8" w:themeColor="background1" w:themeShade="D9" w:sz="4" w:space="1"/>
          </w:pBdr>
          <w:jc w:val="right"/>
        </w:pPr>
        <w:r>
          <w:fldChar w:fldCharType="begin"/>
        </w:r>
        <w:r>
          <w:instrText xml:space="preserve"> PAGE   \* MERGEFORMAT </w:instrText>
        </w:r>
        <w:r>
          <w:fldChar w:fldCharType="separate"/>
        </w:r>
        <w:r>
          <w:t>3</w:t>
        </w:r>
        <w:r>
          <w:fldChar w:fldCharType="end"/>
        </w:r>
        <w:r>
          <w:t xml:space="preserve"> | </w:t>
        </w:r>
        <w:r>
          <w:rPr>
            <w:color w:val="7F7F7F" w:themeColor="background1" w:themeShade="80"/>
            <w:spacing w:val="60"/>
          </w:rPr>
          <w:t>Page</w:t>
        </w:r>
      </w:p>
    </w:sdtContent>
  </w:sdt>
  <w:p>
    <w:pPr>
      <w:pStyle w:val="1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left="5760"/>
      <w:rPr>
        <w:rFonts w:asciiTheme="majorHAnsi" w:hAnsiTheme="majorHAnsi" w:cstheme="majorHAnsi"/>
        <w:sz w:val="20"/>
        <w:szCs w:val="20"/>
      </w:rPr>
    </w:pPr>
    <w:r>
      <w:t xml:space="preserve">                                                                                                                           </w:t>
    </w:r>
    <w:r>
      <w:rPr>
        <w:rFonts w:asciiTheme="majorHAnsi" w:hAnsiTheme="majorHAnsi" w:cstheme="majorHAnsi"/>
        <w:sz w:val="20"/>
        <w:szCs w:val="20"/>
      </w:rPr>
      <w:t>nanoDC laboratory, IIT Gandhinagar</w:t>
    </w:r>
  </w:p>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870679041">
    <w:nsid w:val="6F804C01"/>
    <w:multiLevelType w:val="multilevel"/>
    <w:tmpl w:val="6F804C01"/>
    <w:lvl w:ilvl="0" w:tentative="1">
      <w:start w:val="1"/>
      <w:numFmt w:val="decimal"/>
      <w:pStyle w:val="3"/>
      <w:lvlText w:val="%1."/>
      <w:lvlJc w:val="left"/>
      <w:pPr>
        <w:ind w:left="360" w:hanging="360"/>
      </w:pPr>
      <w:rPr>
        <w:rFonts w:hint="default"/>
        <w:i w:val="0"/>
      </w:rPr>
    </w:lvl>
    <w:lvl w:ilvl="1" w:tentative="1">
      <w:start w:val="1"/>
      <w:numFmt w:val="decimal"/>
      <w:pStyle w:val="5"/>
      <w:lvlText w:val="%1.%2."/>
      <w:lvlJc w:val="left"/>
      <w:pPr>
        <w:ind w:left="792" w:hanging="432"/>
      </w:pPr>
      <w:rPr>
        <w:rFonts w:hint="default" w:ascii="Times New Roman" w:hAnsi="Times New Roman" w:cs="Times New Roman"/>
        <w:i w:val="0"/>
        <w:sz w:val="32"/>
        <w:vertAlign w:val="baseline"/>
      </w:rPr>
    </w:lvl>
    <w:lvl w:ilvl="2" w:tentative="1">
      <w:start w:val="1"/>
      <w:numFmt w:val="decimal"/>
      <w:lvlText w:val="%1.%2.%3."/>
      <w:lvlJc w:val="left"/>
      <w:pPr>
        <w:ind w:left="1224" w:hanging="504"/>
      </w:pPr>
    </w:lvl>
    <w:lvl w:ilvl="3" w:tentative="1">
      <w:start w:val="1"/>
      <w:numFmt w:val="decimal"/>
      <w:lvlText w:val="%1.%2.%3.%4."/>
      <w:lvlJc w:val="left"/>
      <w:pPr>
        <w:ind w:left="1728" w:hanging="648"/>
      </w:pPr>
    </w:lvl>
    <w:lvl w:ilvl="4" w:tentative="1">
      <w:start w:val="1"/>
      <w:numFmt w:val="decimal"/>
      <w:lvlText w:val="%1.%2.%3.%4.%5."/>
      <w:lvlJc w:val="left"/>
      <w:pPr>
        <w:ind w:left="2232" w:hanging="792"/>
      </w:pPr>
    </w:lvl>
    <w:lvl w:ilvl="5" w:tentative="1">
      <w:start w:val="1"/>
      <w:numFmt w:val="decimal"/>
      <w:lvlText w:val="%1.%2.%3.%4.%5.%6."/>
      <w:lvlJc w:val="left"/>
      <w:pPr>
        <w:ind w:left="2736" w:hanging="936"/>
      </w:pPr>
    </w:lvl>
    <w:lvl w:ilvl="6" w:tentative="1">
      <w:start w:val="1"/>
      <w:numFmt w:val="decimal"/>
      <w:lvlText w:val="%1.%2.%3.%4.%5.%6.%7."/>
      <w:lvlJc w:val="left"/>
      <w:pPr>
        <w:ind w:left="3240" w:hanging="1080"/>
      </w:pPr>
    </w:lvl>
    <w:lvl w:ilvl="7" w:tentative="1">
      <w:start w:val="1"/>
      <w:numFmt w:val="decimal"/>
      <w:lvlText w:val="%1.%2.%3.%4.%5.%6.%7.%8."/>
      <w:lvlJc w:val="left"/>
      <w:pPr>
        <w:ind w:left="3744" w:hanging="1224"/>
      </w:pPr>
    </w:lvl>
    <w:lvl w:ilvl="8" w:tentative="1">
      <w:start w:val="1"/>
      <w:numFmt w:val="decimal"/>
      <w:lvlText w:val="%1.%2.%3.%4.%5.%6.%7.%8.%9."/>
      <w:lvlJc w:val="left"/>
      <w:pPr>
        <w:ind w:left="4320" w:hanging="1440"/>
      </w:pPr>
    </w:lvl>
  </w:abstractNum>
  <w:abstractNum w:abstractNumId="1263732460">
    <w:nsid w:val="4B5306EC"/>
    <w:multiLevelType w:val="multilevel"/>
    <w:tmpl w:val="4B5306EC"/>
    <w:lvl w:ilvl="0" w:tentative="1">
      <w:start w:val="1"/>
      <w:numFmt w:val="decimal"/>
      <w:lvlText w:val="%1."/>
      <w:lvlJc w:val="left"/>
      <w:pPr>
        <w:ind w:left="720" w:hanging="360"/>
      </w:pPr>
      <w:rPr>
        <w:rFonts w:hint="default" w:ascii="Times New Roman" w:hAnsi="Times New Roman" w:cs="Times New Roman"/>
        <w:sz w:val="28"/>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20803978">
    <w:nsid w:val="30EC798A"/>
    <w:multiLevelType w:val="multilevel"/>
    <w:tmpl w:val="30EC798A"/>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93689230">
    <w:nsid w:val="4726408E"/>
    <w:multiLevelType w:val="multilevel"/>
    <w:tmpl w:val="4726408E"/>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64236337">
    <w:nsid w:val="39791431"/>
    <w:multiLevelType w:val="multilevel"/>
    <w:tmpl w:val="39791431"/>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63800103">
    <w:nsid w:val="4B540F27"/>
    <w:multiLevelType w:val="multilevel"/>
    <w:tmpl w:val="4B540F27"/>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98030896">
    <w:nsid w:val="594A2330"/>
    <w:multiLevelType w:val="multilevel"/>
    <w:tmpl w:val="594A2330"/>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27457982">
    <w:nsid w:val="2B5C20BE"/>
    <w:multiLevelType w:val="multilevel"/>
    <w:tmpl w:val="2B5C20BE"/>
    <w:lvl w:ilvl="0" w:tentative="1">
      <w:start w:val="1"/>
      <w:numFmt w:val="decimal"/>
      <w:lvlText w:val="%1."/>
      <w:lvlJc w:val="left"/>
      <w:pPr>
        <w:ind w:left="363" w:hanging="360"/>
      </w:pPr>
      <w:rPr>
        <w:rFonts w:hint="default"/>
      </w:rPr>
    </w:lvl>
    <w:lvl w:ilvl="1" w:tentative="1">
      <w:start w:val="1"/>
      <w:numFmt w:val="lowerLetter"/>
      <w:lvlText w:val="%2."/>
      <w:lvlJc w:val="left"/>
      <w:pPr>
        <w:ind w:left="1083" w:hanging="360"/>
      </w:pPr>
    </w:lvl>
    <w:lvl w:ilvl="2" w:tentative="1">
      <w:start w:val="1"/>
      <w:numFmt w:val="lowerRoman"/>
      <w:lvlText w:val="%3."/>
      <w:lvlJc w:val="right"/>
      <w:pPr>
        <w:ind w:left="1803" w:hanging="180"/>
      </w:pPr>
    </w:lvl>
    <w:lvl w:ilvl="3" w:tentative="1">
      <w:start w:val="1"/>
      <w:numFmt w:val="decimal"/>
      <w:lvlText w:val="%4."/>
      <w:lvlJc w:val="left"/>
      <w:pPr>
        <w:ind w:left="2523" w:hanging="360"/>
      </w:pPr>
    </w:lvl>
    <w:lvl w:ilvl="4" w:tentative="1">
      <w:start w:val="1"/>
      <w:numFmt w:val="lowerLetter"/>
      <w:lvlText w:val="%5."/>
      <w:lvlJc w:val="left"/>
      <w:pPr>
        <w:ind w:left="3243" w:hanging="360"/>
      </w:pPr>
    </w:lvl>
    <w:lvl w:ilvl="5" w:tentative="1">
      <w:start w:val="1"/>
      <w:numFmt w:val="lowerRoman"/>
      <w:lvlText w:val="%6."/>
      <w:lvlJc w:val="right"/>
      <w:pPr>
        <w:ind w:left="3963" w:hanging="180"/>
      </w:pPr>
    </w:lvl>
    <w:lvl w:ilvl="6" w:tentative="1">
      <w:start w:val="1"/>
      <w:numFmt w:val="decimal"/>
      <w:lvlText w:val="%7."/>
      <w:lvlJc w:val="left"/>
      <w:pPr>
        <w:ind w:left="4683" w:hanging="360"/>
      </w:pPr>
    </w:lvl>
    <w:lvl w:ilvl="7" w:tentative="1">
      <w:start w:val="1"/>
      <w:numFmt w:val="lowerLetter"/>
      <w:lvlText w:val="%8."/>
      <w:lvlJc w:val="left"/>
      <w:pPr>
        <w:ind w:left="5403" w:hanging="360"/>
      </w:pPr>
    </w:lvl>
    <w:lvl w:ilvl="8" w:tentative="1">
      <w:start w:val="1"/>
      <w:numFmt w:val="lowerRoman"/>
      <w:lvlText w:val="%9."/>
      <w:lvlJc w:val="right"/>
      <w:pPr>
        <w:ind w:left="6123" w:hanging="180"/>
      </w:pPr>
    </w:lvl>
  </w:abstractNum>
  <w:abstractNum w:abstractNumId="740056565">
    <w:nsid w:val="2C1C5DF5"/>
    <w:multiLevelType w:val="multilevel"/>
    <w:tmpl w:val="2C1C5DF5"/>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1773885">
    <w:nsid w:val="08734C3D"/>
    <w:multiLevelType w:val="multilevel"/>
    <w:tmpl w:val="08734C3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87566468">
    <w:nsid w:val="0B2E0984"/>
    <w:multiLevelType w:val="multilevel"/>
    <w:tmpl w:val="0B2E0984"/>
    <w:lvl w:ilvl="0" w:tentative="1">
      <w:start w:val="1"/>
      <w:numFmt w:val="decimal"/>
      <w:lvlText w:val="%1."/>
      <w:lvlJc w:val="left"/>
      <w:pPr>
        <w:ind w:left="363" w:hanging="360"/>
      </w:pPr>
      <w:rPr>
        <w:rFonts w:hint="default"/>
      </w:rPr>
    </w:lvl>
    <w:lvl w:ilvl="1" w:tentative="1">
      <w:start w:val="1"/>
      <w:numFmt w:val="lowerLetter"/>
      <w:lvlText w:val="%2."/>
      <w:lvlJc w:val="left"/>
      <w:pPr>
        <w:ind w:left="1083" w:hanging="360"/>
      </w:pPr>
    </w:lvl>
    <w:lvl w:ilvl="2" w:tentative="1">
      <w:start w:val="1"/>
      <w:numFmt w:val="lowerRoman"/>
      <w:lvlText w:val="%3."/>
      <w:lvlJc w:val="right"/>
      <w:pPr>
        <w:ind w:left="1803" w:hanging="180"/>
      </w:pPr>
    </w:lvl>
    <w:lvl w:ilvl="3" w:tentative="1">
      <w:start w:val="1"/>
      <w:numFmt w:val="decimal"/>
      <w:lvlText w:val="%4."/>
      <w:lvlJc w:val="left"/>
      <w:pPr>
        <w:ind w:left="2523" w:hanging="360"/>
      </w:pPr>
    </w:lvl>
    <w:lvl w:ilvl="4" w:tentative="1">
      <w:start w:val="1"/>
      <w:numFmt w:val="lowerLetter"/>
      <w:lvlText w:val="%5."/>
      <w:lvlJc w:val="left"/>
      <w:pPr>
        <w:ind w:left="3243" w:hanging="360"/>
      </w:pPr>
    </w:lvl>
    <w:lvl w:ilvl="5" w:tentative="1">
      <w:start w:val="1"/>
      <w:numFmt w:val="lowerRoman"/>
      <w:lvlText w:val="%6."/>
      <w:lvlJc w:val="right"/>
      <w:pPr>
        <w:ind w:left="3963" w:hanging="180"/>
      </w:pPr>
    </w:lvl>
    <w:lvl w:ilvl="6" w:tentative="1">
      <w:start w:val="1"/>
      <w:numFmt w:val="decimal"/>
      <w:lvlText w:val="%7."/>
      <w:lvlJc w:val="left"/>
      <w:pPr>
        <w:ind w:left="4683" w:hanging="360"/>
      </w:pPr>
    </w:lvl>
    <w:lvl w:ilvl="7" w:tentative="1">
      <w:start w:val="1"/>
      <w:numFmt w:val="lowerLetter"/>
      <w:lvlText w:val="%8."/>
      <w:lvlJc w:val="left"/>
      <w:pPr>
        <w:ind w:left="5403" w:hanging="360"/>
      </w:pPr>
    </w:lvl>
    <w:lvl w:ilvl="8" w:tentative="1">
      <w:start w:val="1"/>
      <w:numFmt w:val="lowerRoman"/>
      <w:lvlText w:val="%9."/>
      <w:lvlJc w:val="right"/>
      <w:pPr>
        <w:ind w:left="6123" w:hanging="180"/>
      </w:pPr>
    </w:lvl>
  </w:abstractNum>
  <w:abstractNum w:abstractNumId="1561738235">
    <w:nsid w:val="5D163BFB"/>
    <w:multiLevelType w:val="multilevel"/>
    <w:tmpl w:val="5D163BFB"/>
    <w:lvl w:ilvl="0" w:tentative="1">
      <w:start w:val="1"/>
      <w:numFmt w:val="decimal"/>
      <w:lvlText w:val="%1."/>
      <w:lvlJc w:val="left"/>
      <w:pPr>
        <w:ind w:left="363"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870679041"/>
  </w:num>
  <w:num w:numId="2">
    <w:abstractNumId w:val="1263732460"/>
  </w:num>
  <w:num w:numId="3">
    <w:abstractNumId w:val="820803978"/>
  </w:num>
  <w:num w:numId="4">
    <w:abstractNumId w:val="1193689230"/>
  </w:num>
  <w:num w:numId="5">
    <w:abstractNumId w:val="964236337"/>
  </w:num>
  <w:num w:numId="6">
    <w:abstractNumId w:val="1263800103"/>
  </w:num>
  <w:num w:numId="7">
    <w:abstractNumId w:val="1498030896"/>
  </w:num>
  <w:num w:numId="8">
    <w:abstractNumId w:val="727457982"/>
  </w:num>
  <w:num w:numId="9">
    <w:abstractNumId w:val="740056565"/>
  </w:num>
  <w:num w:numId="10">
    <w:abstractNumId w:val="141773885"/>
  </w:num>
  <w:num w:numId="11">
    <w:abstractNumId w:val="187566468"/>
  </w:num>
  <w:num w:numId="12">
    <w:abstractNumId w:val="156173823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65E7"/>
    <w:rsid w:val="00051B6E"/>
    <w:rsid w:val="00055E37"/>
    <w:rsid w:val="00063978"/>
    <w:rsid w:val="00105485"/>
    <w:rsid w:val="00107EA2"/>
    <w:rsid w:val="001648B7"/>
    <w:rsid w:val="00165571"/>
    <w:rsid w:val="00171FC8"/>
    <w:rsid w:val="0017321D"/>
    <w:rsid w:val="00180FFB"/>
    <w:rsid w:val="001A60D2"/>
    <w:rsid w:val="001D3C0B"/>
    <w:rsid w:val="001F225C"/>
    <w:rsid w:val="00207BE5"/>
    <w:rsid w:val="002214B0"/>
    <w:rsid w:val="00221E1C"/>
    <w:rsid w:val="00225B87"/>
    <w:rsid w:val="002453A5"/>
    <w:rsid w:val="00273810"/>
    <w:rsid w:val="00284ACE"/>
    <w:rsid w:val="0029003C"/>
    <w:rsid w:val="00297E6A"/>
    <w:rsid w:val="002A0012"/>
    <w:rsid w:val="002A66A9"/>
    <w:rsid w:val="002B1843"/>
    <w:rsid w:val="00303A9A"/>
    <w:rsid w:val="0030543C"/>
    <w:rsid w:val="00324D72"/>
    <w:rsid w:val="00332C9C"/>
    <w:rsid w:val="00346DD6"/>
    <w:rsid w:val="003539DF"/>
    <w:rsid w:val="00360FBC"/>
    <w:rsid w:val="00360FDA"/>
    <w:rsid w:val="00361A66"/>
    <w:rsid w:val="0039155D"/>
    <w:rsid w:val="003F3FD8"/>
    <w:rsid w:val="00474857"/>
    <w:rsid w:val="004A1AB6"/>
    <w:rsid w:val="004A1D26"/>
    <w:rsid w:val="004B19D8"/>
    <w:rsid w:val="004E02E8"/>
    <w:rsid w:val="00524A0B"/>
    <w:rsid w:val="00542335"/>
    <w:rsid w:val="00544786"/>
    <w:rsid w:val="005574BA"/>
    <w:rsid w:val="005622F5"/>
    <w:rsid w:val="005910B9"/>
    <w:rsid w:val="005A3BFA"/>
    <w:rsid w:val="005A5D10"/>
    <w:rsid w:val="005F3805"/>
    <w:rsid w:val="005F3EF6"/>
    <w:rsid w:val="0060203D"/>
    <w:rsid w:val="00610AE6"/>
    <w:rsid w:val="00625F50"/>
    <w:rsid w:val="00632C1D"/>
    <w:rsid w:val="006428F0"/>
    <w:rsid w:val="006621E7"/>
    <w:rsid w:val="006C1EBD"/>
    <w:rsid w:val="006D1148"/>
    <w:rsid w:val="006D5ACC"/>
    <w:rsid w:val="006F2766"/>
    <w:rsid w:val="007046E8"/>
    <w:rsid w:val="00710F85"/>
    <w:rsid w:val="0072140F"/>
    <w:rsid w:val="0075611F"/>
    <w:rsid w:val="00757D4C"/>
    <w:rsid w:val="00761E00"/>
    <w:rsid w:val="00765E8F"/>
    <w:rsid w:val="0078665A"/>
    <w:rsid w:val="007B40AB"/>
    <w:rsid w:val="007C4C10"/>
    <w:rsid w:val="00816736"/>
    <w:rsid w:val="00840296"/>
    <w:rsid w:val="00844EB1"/>
    <w:rsid w:val="00846797"/>
    <w:rsid w:val="00854151"/>
    <w:rsid w:val="0086375D"/>
    <w:rsid w:val="00893587"/>
    <w:rsid w:val="00896CB9"/>
    <w:rsid w:val="008B4FBE"/>
    <w:rsid w:val="008C6BE2"/>
    <w:rsid w:val="008D2F3E"/>
    <w:rsid w:val="008D6614"/>
    <w:rsid w:val="008E2F15"/>
    <w:rsid w:val="009037F2"/>
    <w:rsid w:val="00952C66"/>
    <w:rsid w:val="0096328E"/>
    <w:rsid w:val="00990C9F"/>
    <w:rsid w:val="009B34C0"/>
    <w:rsid w:val="009C79F5"/>
    <w:rsid w:val="00A61B01"/>
    <w:rsid w:val="00A71A43"/>
    <w:rsid w:val="00AB7B72"/>
    <w:rsid w:val="00AC1F19"/>
    <w:rsid w:val="00AC6671"/>
    <w:rsid w:val="00AE13A7"/>
    <w:rsid w:val="00AF05AD"/>
    <w:rsid w:val="00AF4DFA"/>
    <w:rsid w:val="00B510D8"/>
    <w:rsid w:val="00B56BA4"/>
    <w:rsid w:val="00BD5CB3"/>
    <w:rsid w:val="00BF10E5"/>
    <w:rsid w:val="00C14033"/>
    <w:rsid w:val="00C31AD5"/>
    <w:rsid w:val="00C42893"/>
    <w:rsid w:val="00C56D86"/>
    <w:rsid w:val="00C63E7D"/>
    <w:rsid w:val="00C65BD4"/>
    <w:rsid w:val="00C7237E"/>
    <w:rsid w:val="00C85FF4"/>
    <w:rsid w:val="00CC6AA8"/>
    <w:rsid w:val="00CC7F78"/>
    <w:rsid w:val="00CD0F76"/>
    <w:rsid w:val="00CD7328"/>
    <w:rsid w:val="00CF0F4C"/>
    <w:rsid w:val="00D23483"/>
    <w:rsid w:val="00D31054"/>
    <w:rsid w:val="00D34B00"/>
    <w:rsid w:val="00D3625B"/>
    <w:rsid w:val="00D524D6"/>
    <w:rsid w:val="00D731A2"/>
    <w:rsid w:val="00DD3040"/>
    <w:rsid w:val="00DD3154"/>
    <w:rsid w:val="00DD53B1"/>
    <w:rsid w:val="00DD5471"/>
    <w:rsid w:val="00DF29E1"/>
    <w:rsid w:val="00E25C72"/>
    <w:rsid w:val="00E36A42"/>
    <w:rsid w:val="00E43228"/>
    <w:rsid w:val="00E539D1"/>
    <w:rsid w:val="00E66751"/>
    <w:rsid w:val="00EA6018"/>
    <w:rsid w:val="00EB0F9E"/>
    <w:rsid w:val="00EC1E7B"/>
    <w:rsid w:val="00ED44C0"/>
    <w:rsid w:val="00EE1645"/>
    <w:rsid w:val="00EF1F86"/>
    <w:rsid w:val="00EF4D39"/>
    <w:rsid w:val="00F037A6"/>
    <w:rsid w:val="00F07D9F"/>
    <w:rsid w:val="00F20A78"/>
    <w:rsid w:val="00F53BC1"/>
    <w:rsid w:val="00F56990"/>
    <w:rsid w:val="00F65CDC"/>
    <w:rsid w:val="00F8466F"/>
    <w:rsid w:val="00FA3CE0"/>
    <w:rsid w:val="00FA5839"/>
    <w:rsid w:val="00FC145C"/>
    <w:rsid w:val="00FC263E"/>
    <w:rsid w:val="00FC65E7"/>
    <w:rsid w:val="7BFEF609"/>
    <w:rsid w:val="7FDE4034"/>
    <w:rsid w:val="AEFAD8F4"/>
    <w:rsid w:val="B21795A1"/>
    <w:rsid w:val="D1DB3DFC"/>
    <w:rsid w:val="EBF7D9D2"/>
    <w:rsid w:val="EFB67637"/>
    <w:rsid w:val="FF91C4FD"/>
    <w:rsid w:val="FFBFD2C1"/>
  </w:rsids>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cs="Times New Roman" w:eastAsiaTheme="minorEastAsia"/>
      <w:sz w:val="28"/>
      <w:szCs w:val="22"/>
      <w:lang w:val="en-IN" w:eastAsia="en-US" w:bidi="ar-SA"/>
    </w:rPr>
  </w:style>
  <w:style w:type="paragraph" w:styleId="2">
    <w:name w:val="heading 1"/>
    <w:basedOn w:val="3"/>
    <w:next w:val="1"/>
    <w:link w:val="31"/>
    <w:qFormat/>
    <w:uiPriority w:val="9"/>
    <w:pPr>
      <w:jc w:val="center"/>
      <w:outlineLvl w:val="0"/>
    </w:pPr>
    <w:rPr>
      <w:b/>
      <w:color w:val="002060"/>
      <w:sz w:val="36"/>
    </w:rPr>
  </w:style>
  <w:style w:type="paragraph" w:styleId="5">
    <w:name w:val="heading 2"/>
    <w:basedOn w:val="2"/>
    <w:next w:val="1"/>
    <w:link w:val="32"/>
    <w:unhideWhenUsed/>
    <w:qFormat/>
    <w:uiPriority w:val="9"/>
    <w:pPr>
      <w:numPr>
        <w:ilvl w:val="1"/>
      </w:numPr>
      <w:ind w:left="426"/>
      <w:jc w:val="left"/>
      <w:outlineLvl w:val="1"/>
    </w:pPr>
    <w:rPr>
      <w:sz w:val="32"/>
    </w:rPr>
  </w:style>
  <w:style w:type="paragraph" w:styleId="6">
    <w:name w:val="heading 3"/>
    <w:basedOn w:val="1"/>
    <w:next w:val="1"/>
    <w:link w:val="33"/>
    <w:unhideWhenUsed/>
    <w:qFormat/>
    <w:uiPriority w:val="9"/>
    <w:pPr>
      <w:keepNext/>
      <w:keepLines/>
      <w:spacing w:before="200" w:after="0"/>
      <w:outlineLvl w:val="2"/>
    </w:pPr>
    <w:rPr>
      <w:rFonts w:asciiTheme="majorHAnsi" w:hAnsiTheme="majorHAnsi" w:eastAsiaTheme="majorEastAsia" w:cstheme="majorBidi"/>
      <w:b/>
      <w:bCs/>
      <w:color w:val="4472C4" w:themeColor="accent1"/>
      <w14:textFill>
        <w14:solidFill>
          <w14:schemeClr w14:val="accent1"/>
        </w14:solidFill>
      </w14:textFill>
    </w:rPr>
  </w:style>
  <w:style w:type="paragraph" w:styleId="7">
    <w:name w:val="heading 4"/>
    <w:basedOn w:val="1"/>
    <w:next w:val="1"/>
    <w:link w:val="34"/>
    <w:unhideWhenUsed/>
    <w:qFormat/>
    <w:uiPriority w:val="9"/>
    <w:pPr>
      <w:keepNext/>
      <w:keepLines/>
      <w:spacing w:before="200" w:after="0"/>
      <w:outlineLvl w:val="3"/>
    </w:pPr>
    <w:rPr>
      <w:rFonts w:asciiTheme="majorHAnsi" w:hAnsiTheme="majorHAnsi" w:eastAsiaTheme="majorEastAsia" w:cstheme="majorBidi"/>
      <w:b/>
      <w:bCs/>
      <w:i/>
      <w:iCs/>
      <w:color w:val="4472C4" w:themeColor="accent1"/>
      <w14:textFill>
        <w14:solidFill>
          <w14:schemeClr w14:val="accent1"/>
        </w14:solidFill>
      </w14:textFill>
    </w:rPr>
  </w:style>
  <w:style w:type="paragraph" w:styleId="8">
    <w:name w:val="heading 5"/>
    <w:basedOn w:val="1"/>
    <w:next w:val="1"/>
    <w:link w:val="35"/>
    <w:unhideWhenUsed/>
    <w:qFormat/>
    <w:uiPriority w:val="9"/>
    <w:pPr>
      <w:keepNext/>
      <w:keepLines/>
      <w:spacing w:before="200" w:after="0"/>
      <w:outlineLvl w:val="4"/>
    </w:pPr>
    <w:rPr>
      <w:rFonts w:asciiTheme="majorHAnsi" w:hAnsiTheme="majorHAnsi" w:eastAsiaTheme="majorEastAsia" w:cstheme="majorBidi"/>
      <w:color w:val="203864" w:themeColor="accent1" w:themeShade="80"/>
    </w:rPr>
  </w:style>
  <w:style w:type="paragraph" w:styleId="9">
    <w:name w:val="heading 6"/>
    <w:basedOn w:val="1"/>
    <w:next w:val="1"/>
    <w:link w:val="36"/>
    <w:unhideWhenUsed/>
    <w:qFormat/>
    <w:uiPriority w:val="9"/>
    <w:pPr>
      <w:keepNext/>
      <w:keepLines/>
      <w:spacing w:before="200" w:after="0"/>
      <w:outlineLvl w:val="5"/>
    </w:pPr>
    <w:rPr>
      <w:rFonts w:asciiTheme="majorHAnsi" w:hAnsiTheme="majorHAnsi" w:eastAsiaTheme="majorEastAsia" w:cstheme="majorBidi"/>
      <w:i/>
      <w:iCs/>
      <w:color w:val="203864" w:themeColor="accent1" w:themeShade="80"/>
    </w:rPr>
  </w:style>
  <w:style w:type="paragraph" w:styleId="10">
    <w:name w:val="heading 7"/>
    <w:basedOn w:val="1"/>
    <w:next w:val="1"/>
    <w:link w:val="37"/>
    <w:unhideWhenUsed/>
    <w:qFormat/>
    <w:uiPriority w:val="9"/>
    <w:pPr>
      <w:keepNext/>
      <w:keepLines/>
      <w:spacing w:before="200" w:after="0"/>
      <w:outlineLvl w:val="6"/>
    </w:pPr>
    <w:rPr>
      <w:rFonts w:asciiTheme="majorHAnsi" w:hAnsiTheme="majorHAnsi" w:eastAsiaTheme="majorEastAsia" w:cstheme="majorBidi"/>
      <w:i/>
      <w:iCs/>
      <w:color w:val="797979" w:themeColor="text1" w:themeTint="BF"/>
      <w14:textFill>
        <w14:solidFill>
          <w14:schemeClr w14:val="tx1">
            <w14:lumMod w14:val="75000"/>
            <w14:lumOff w14:val="25000"/>
          </w14:schemeClr>
        </w14:solidFill>
      </w14:textFill>
    </w:rPr>
  </w:style>
  <w:style w:type="paragraph" w:styleId="11">
    <w:name w:val="heading 8"/>
    <w:basedOn w:val="1"/>
    <w:next w:val="1"/>
    <w:link w:val="38"/>
    <w:unhideWhenUsed/>
    <w:qFormat/>
    <w:uiPriority w:val="9"/>
    <w:pPr>
      <w:keepNext/>
      <w:keepLines/>
      <w:spacing w:before="200" w:after="0"/>
      <w:outlineLvl w:val="7"/>
    </w:pPr>
    <w:rPr>
      <w:rFonts w:asciiTheme="majorHAnsi" w:hAnsiTheme="majorHAnsi" w:eastAsiaTheme="majorEastAsia" w:cstheme="majorBidi"/>
      <w:color w:val="4472C4" w:themeColor="accent1"/>
      <w:sz w:val="20"/>
      <w:szCs w:val="20"/>
      <w14:textFill>
        <w14:solidFill>
          <w14:schemeClr w14:val="accent1"/>
        </w14:solidFill>
      </w14:textFill>
    </w:rPr>
  </w:style>
  <w:style w:type="paragraph" w:styleId="12">
    <w:name w:val="heading 9"/>
    <w:basedOn w:val="1"/>
    <w:next w:val="1"/>
    <w:link w:val="39"/>
    <w:unhideWhenUsed/>
    <w:qFormat/>
    <w:uiPriority w:val="9"/>
    <w:pPr>
      <w:keepNext/>
      <w:keepLines/>
      <w:spacing w:before="200" w:after="0"/>
      <w:outlineLvl w:val="8"/>
    </w:pPr>
    <w:rPr>
      <w:rFonts w:asciiTheme="majorHAnsi" w:hAnsiTheme="majorHAnsi" w:eastAsiaTheme="majorEastAsia" w:cstheme="majorBidi"/>
      <w:i/>
      <w:iCs/>
      <w:color w:val="797979" w:themeColor="text1" w:themeTint="BF"/>
      <w:sz w:val="20"/>
      <w:szCs w:val="20"/>
      <w14:textFill>
        <w14:solidFill>
          <w14:schemeClr w14:val="tx1">
            <w14:lumMod w14:val="75000"/>
            <w14:lumOff w14:val="25000"/>
          </w14:schemeClr>
        </w14:solidFill>
      </w14:textFill>
    </w:rPr>
  </w:style>
  <w:style w:type="character" w:default="1" w:styleId="23">
    <w:name w:val="Default Paragraph Font"/>
    <w:unhideWhenUsed/>
    <w:uiPriority w:val="1"/>
  </w:style>
  <w:style w:type="table" w:default="1" w:styleId="28">
    <w:name w:val="Normal Table"/>
    <w:unhideWhenUsed/>
    <w:uiPriority w:val="99"/>
    <w:tblPr>
      <w:tblLayout w:type="fixed"/>
      <w:tblCellMar>
        <w:top w:w="0" w:type="dxa"/>
        <w:left w:w="108" w:type="dxa"/>
        <w:bottom w:w="0" w:type="dxa"/>
        <w:right w:w="108" w:type="dxa"/>
      </w:tblCellMar>
    </w:tblPr>
  </w:style>
  <w:style w:type="paragraph" w:customStyle="1" w:styleId="3">
    <w:name w:val="No Spacing"/>
    <w:basedOn w:val="4"/>
    <w:qFormat/>
    <w:uiPriority w:val="1"/>
    <w:pPr>
      <w:numPr>
        <w:ilvl w:val="0"/>
        <w:numId w:val="1"/>
      </w:numPr>
    </w:pPr>
  </w:style>
  <w:style w:type="paragraph" w:customStyle="1" w:styleId="4">
    <w:name w:val="List Paragraph"/>
    <w:basedOn w:val="1"/>
    <w:qFormat/>
    <w:uiPriority w:val="34"/>
    <w:pPr>
      <w:ind w:left="720"/>
      <w:contextualSpacing/>
    </w:pPr>
  </w:style>
  <w:style w:type="paragraph" w:styleId="13">
    <w:name w:val="Balloon Text"/>
    <w:basedOn w:val="1"/>
    <w:link w:val="53"/>
    <w:unhideWhenUsed/>
    <w:uiPriority w:val="99"/>
    <w:pPr>
      <w:spacing w:after="0" w:line="240" w:lineRule="auto"/>
    </w:pPr>
    <w:rPr>
      <w:rFonts w:ascii="Segoe UI" w:hAnsi="Segoe UI" w:cs="Segoe UI"/>
      <w:sz w:val="18"/>
      <w:szCs w:val="18"/>
    </w:rPr>
  </w:style>
  <w:style w:type="paragraph" w:styleId="14">
    <w:name w:val="caption"/>
    <w:basedOn w:val="1"/>
    <w:next w:val="1"/>
    <w:unhideWhenUsed/>
    <w:qFormat/>
    <w:uiPriority w:val="35"/>
    <w:pPr>
      <w:spacing w:line="240" w:lineRule="auto"/>
    </w:pPr>
    <w:rPr>
      <w:b/>
      <w:bCs/>
      <w:color w:val="4472C4" w:themeColor="accent1"/>
      <w:sz w:val="18"/>
      <w:szCs w:val="18"/>
      <w14:textFill>
        <w14:solidFill>
          <w14:schemeClr w14:val="accent1"/>
        </w14:solidFill>
      </w14:textFill>
    </w:rPr>
  </w:style>
  <w:style w:type="paragraph" w:styleId="15">
    <w:name w:val="endnote text"/>
    <w:basedOn w:val="1"/>
    <w:link w:val="52"/>
    <w:unhideWhenUsed/>
    <w:uiPriority w:val="99"/>
    <w:pPr>
      <w:spacing w:after="0" w:line="240" w:lineRule="auto"/>
    </w:pPr>
    <w:rPr>
      <w:sz w:val="20"/>
      <w:szCs w:val="20"/>
    </w:rPr>
  </w:style>
  <w:style w:type="paragraph" w:styleId="16">
    <w:name w:val="footer"/>
    <w:basedOn w:val="1"/>
    <w:link w:val="30"/>
    <w:unhideWhenUsed/>
    <w:uiPriority w:val="99"/>
    <w:pPr>
      <w:tabs>
        <w:tab w:val="center" w:pos="4513"/>
        <w:tab w:val="right" w:pos="9026"/>
      </w:tabs>
      <w:spacing w:after="0" w:line="240" w:lineRule="auto"/>
    </w:pPr>
  </w:style>
  <w:style w:type="paragraph" w:styleId="17">
    <w:name w:val="header"/>
    <w:basedOn w:val="1"/>
    <w:link w:val="29"/>
    <w:unhideWhenUsed/>
    <w:uiPriority w:val="99"/>
    <w:pPr>
      <w:tabs>
        <w:tab w:val="center" w:pos="4513"/>
        <w:tab w:val="right" w:pos="9026"/>
      </w:tabs>
      <w:spacing w:after="0" w:line="240" w:lineRule="auto"/>
    </w:pPr>
  </w:style>
  <w:style w:type="paragraph" w:styleId="18">
    <w:name w:val="Subtitle"/>
    <w:basedOn w:val="1"/>
    <w:next w:val="1"/>
    <w:link w:val="41"/>
    <w:qFormat/>
    <w:uiPriority w:val="11"/>
    <w:rPr>
      <w:rFonts w:asciiTheme="majorHAnsi" w:hAnsiTheme="majorHAnsi" w:eastAsiaTheme="majorEastAsia" w:cstheme="majorBidi"/>
      <w:i/>
      <w:iCs/>
      <w:color w:val="4472C4" w:themeColor="accent1"/>
      <w:spacing w:val="15"/>
      <w:sz w:val="24"/>
      <w:szCs w:val="24"/>
      <w14:textFill>
        <w14:solidFill>
          <w14:schemeClr w14:val="accent1"/>
        </w14:solidFill>
      </w14:textFill>
    </w:rPr>
  </w:style>
  <w:style w:type="paragraph" w:styleId="19">
    <w:name w:val="table of figures"/>
    <w:basedOn w:val="1"/>
    <w:next w:val="1"/>
    <w:unhideWhenUsed/>
    <w:uiPriority w:val="99"/>
    <w:pPr>
      <w:spacing w:after="0"/>
    </w:pPr>
  </w:style>
  <w:style w:type="paragraph" w:styleId="20">
    <w:name w:val="Title"/>
    <w:basedOn w:val="1"/>
    <w:next w:val="1"/>
    <w:link w:val="40"/>
    <w:qFormat/>
    <w:uiPriority w:val="10"/>
    <w:pPr>
      <w:pBdr>
        <w:bottom w:val="single" w:color="4472C4" w:themeColor="accent1" w:sz="8" w:space="4"/>
      </w:pBdr>
      <w:spacing w:after="300" w:line="240" w:lineRule="auto"/>
      <w:contextualSpacing/>
    </w:pPr>
    <w:rPr>
      <w:rFonts w:asciiTheme="majorHAnsi" w:hAnsiTheme="majorHAnsi" w:eastAsiaTheme="majorEastAsia" w:cstheme="majorBidi"/>
      <w:color w:val="333F50" w:themeColor="text2" w:themeShade="BF"/>
      <w:spacing w:val="5"/>
      <w:sz w:val="52"/>
      <w:szCs w:val="52"/>
    </w:rPr>
  </w:style>
  <w:style w:type="paragraph" w:styleId="21">
    <w:name w:val="toc 1"/>
    <w:basedOn w:val="1"/>
    <w:next w:val="1"/>
    <w:unhideWhenUsed/>
    <w:uiPriority w:val="39"/>
    <w:pPr>
      <w:spacing w:after="100"/>
    </w:pPr>
  </w:style>
  <w:style w:type="paragraph" w:styleId="22">
    <w:name w:val="toc 2"/>
    <w:basedOn w:val="1"/>
    <w:next w:val="1"/>
    <w:unhideWhenUsed/>
    <w:uiPriority w:val="39"/>
    <w:pPr>
      <w:spacing w:after="100"/>
      <w:ind w:left="280"/>
    </w:pPr>
  </w:style>
  <w:style w:type="character" w:styleId="24">
    <w:name w:val="Emphasis"/>
    <w:basedOn w:val="23"/>
    <w:qFormat/>
    <w:uiPriority w:val="20"/>
    <w:rPr>
      <w:i/>
      <w:iCs/>
    </w:rPr>
  </w:style>
  <w:style w:type="character" w:styleId="25">
    <w:name w:val="endnote reference"/>
    <w:basedOn w:val="23"/>
    <w:unhideWhenUsed/>
    <w:uiPriority w:val="99"/>
    <w:rPr>
      <w:vertAlign w:val="superscript"/>
    </w:rPr>
  </w:style>
  <w:style w:type="character" w:styleId="26">
    <w:name w:val="Hyperlink"/>
    <w:basedOn w:val="23"/>
    <w:unhideWhenUsed/>
    <w:uiPriority w:val="99"/>
    <w:rPr>
      <w:color w:val="0000FF"/>
      <w:u w:val="single"/>
    </w:rPr>
  </w:style>
  <w:style w:type="character" w:styleId="27">
    <w:name w:val="Strong"/>
    <w:basedOn w:val="23"/>
    <w:qFormat/>
    <w:uiPriority w:val="22"/>
    <w:rPr>
      <w:b/>
      <w:bCs/>
    </w:rPr>
  </w:style>
  <w:style w:type="character" w:customStyle="1" w:styleId="29">
    <w:name w:val="Header Char"/>
    <w:basedOn w:val="23"/>
    <w:link w:val="17"/>
    <w:uiPriority w:val="99"/>
  </w:style>
  <w:style w:type="character" w:customStyle="1" w:styleId="30">
    <w:name w:val="Footer Char"/>
    <w:basedOn w:val="23"/>
    <w:link w:val="16"/>
    <w:uiPriority w:val="99"/>
  </w:style>
  <w:style w:type="character" w:customStyle="1" w:styleId="31">
    <w:name w:val="Heading 1 Char"/>
    <w:basedOn w:val="23"/>
    <w:link w:val="2"/>
    <w:uiPriority w:val="9"/>
    <w:rPr>
      <w:b/>
      <w:color w:val="002060"/>
      <w:sz w:val="36"/>
    </w:rPr>
  </w:style>
  <w:style w:type="character" w:customStyle="1" w:styleId="32">
    <w:name w:val="Heading 2 Char"/>
    <w:basedOn w:val="23"/>
    <w:link w:val="5"/>
    <w:uiPriority w:val="9"/>
    <w:rPr>
      <w:b/>
      <w:color w:val="002060"/>
      <w:sz w:val="32"/>
    </w:rPr>
  </w:style>
  <w:style w:type="character" w:customStyle="1" w:styleId="33">
    <w:name w:val="Heading 3 Char"/>
    <w:basedOn w:val="23"/>
    <w:link w:val="6"/>
    <w:semiHidden/>
    <w:uiPriority w:val="9"/>
    <w:rPr>
      <w:rFonts w:asciiTheme="majorHAnsi" w:hAnsiTheme="majorHAnsi" w:eastAsiaTheme="majorEastAsia" w:cstheme="majorBidi"/>
      <w:b/>
      <w:bCs/>
      <w:color w:val="4472C4" w:themeColor="accent1"/>
      <w14:textFill>
        <w14:solidFill>
          <w14:schemeClr w14:val="accent1"/>
        </w14:solidFill>
      </w14:textFill>
    </w:rPr>
  </w:style>
  <w:style w:type="character" w:customStyle="1" w:styleId="34">
    <w:name w:val="Heading 4 Char"/>
    <w:basedOn w:val="23"/>
    <w:link w:val="7"/>
    <w:semiHidden/>
    <w:uiPriority w:val="9"/>
    <w:rPr>
      <w:rFonts w:asciiTheme="majorHAnsi" w:hAnsiTheme="majorHAnsi" w:eastAsiaTheme="majorEastAsia" w:cstheme="majorBidi"/>
      <w:b/>
      <w:bCs/>
      <w:i/>
      <w:iCs/>
      <w:color w:val="4472C4" w:themeColor="accent1"/>
      <w14:textFill>
        <w14:solidFill>
          <w14:schemeClr w14:val="accent1"/>
        </w14:solidFill>
      </w14:textFill>
    </w:rPr>
  </w:style>
  <w:style w:type="character" w:customStyle="1" w:styleId="35">
    <w:name w:val="Heading 5 Char"/>
    <w:basedOn w:val="23"/>
    <w:link w:val="8"/>
    <w:semiHidden/>
    <w:uiPriority w:val="9"/>
    <w:rPr>
      <w:rFonts w:asciiTheme="majorHAnsi" w:hAnsiTheme="majorHAnsi" w:eastAsiaTheme="majorEastAsia" w:cstheme="majorBidi"/>
      <w:color w:val="203864" w:themeColor="accent1" w:themeShade="80"/>
    </w:rPr>
  </w:style>
  <w:style w:type="character" w:customStyle="1" w:styleId="36">
    <w:name w:val="Heading 6 Char"/>
    <w:basedOn w:val="23"/>
    <w:link w:val="9"/>
    <w:semiHidden/>
    <w:uiPriority w:val="9"/>
    <w:rPr>
      <w:rFonts w:asciiTheme="majorHAnsi" w:hAnsiTheme="majorHAnsi" w:eastAsiaTheme="majorEastAsia" w:cstheme="majorBidi"/>
      <w:i/>
      <w:iCs/>
      <w:color w:val="203864" w:themeColor="accent1" w:themeShade="80"/>
    </w:rPr>
  </w:style>
  <w:style w:type="character" w:customStyle="1" w:styleId="37">
    <w:name w:val="Heading 7 Char"/>
    <w:basedOn w:val="23"/>
    <w:link w:val="10"/>
    <w:semiHidden/>
    <w:uiPriority w:val="9"/>
    <w:rPr>
      <w:rFonts w:asciiTheme="majorHAnsi" w:hAnsiTheme="majorHAnsi" w:eastAsiaTheme="majorEastAsia" w:cstheme="majorBidi"/>
      <w:i/>
      <w:iCs/>
      <w:color w:val="797979" w:themeColor="text1" w:themeTint="BF"/>
      <w14:textFill>
        <w14:solidFill>
          <w14:schemeClr w14:val="tx1">
            <w14:lumMod w14:val="75000"/>
            <w14:lumOff w14:val="25000"/>
          </w14:schemeClr>
        </w14:solidFill>
      </w14:textFill>
    </w:rPr>
  </w:style>
  <w:style w:type="character" w:customStyle="1" w:styleId="38">
    <w:name w:val="Heading 8 Char"/>
    <w:basedOn w:val="23"/>
    <w:link w:val="11"/>
    <w:semiHidden/>
    <w:uiPriority w:val="9"/>
    <w:rPr>
      <w:rFonts w:asciiTheme="majorHAnsi" w:hAnsiTheme="majorHAnsi" w:eastAsiaTheme="majorEastAsia" w:cstheme="majorBidi"/>
      <w:color w:val="4472C4" w:themeColor="accent1"/>
      <w:sz w:val="20"/>
      <w:szCs w:val="20"/>
      <w14:textFill>
        <w14:solidFill>
          <w14:schemeClr w14:val="accent1"/>
        </w14:solidFill>
      </w14:textFill>
    </w:rPr>
  </w:style>
  <w:style w:type="character" w:customStyle="1" w:styleId="39">
    <w:name w:val="Heading 9 Char"/>
    <w:basedOn w:val="23"/>
    <w:link w:val="12"/>
    <w:semiHidden/>
    <w:uiPriority w:val="9"/>
    <w:rPr>
      <w:rFonts w:asciiTheme="majorHAnsi" w:hAnsiTheme="majorHAnsi" w:eastAsiaTheme="majorEastAsia" w:cstheme="majorBidi"/>
      <w:i/>
      <w:iCs/>
      <w:color w:val="797979" w:themeColor="text1" w:themeTint="BF"/>
      <w:sz w:val="20"/>
      <w:szCs w:val="20"/>
      <w14:textFill>
        <w14:solidFill>
          <w14:schemeClr w14:val="tx1">
            <w14:lumMod w14:val="75000"/>
            <w14:lumOff w14:val="25000"/>
          </w14:schemeClr>
        </w14:solidFill>
      </w14:textFill>
    </w:rPr>
  </w:style>
  <w:style w:type="character" w:customStyle="1" w:styleId="40">
    <w:name w:val="Title Char"/>
    <w:basedOn w:val="23"/>
    <w:link w:val="20"/>
    <w:uiPriority w:val="10"/>
    <w:rPr>
      <w:rFonts w:asciiTheme="majorHAnsi" w:hAnsiTheme="majorHAnsi" w:eastAsiaTheme="majorEastAsia" w:cstheme="majorBidi"/>
      <w:color w:val="333F50" w:themeColor="text2" w:themeShade="BF"/>
      <w:spacing w:val="5"/>
      <w:sz w:val="52"/>
      <w:szCs w:val="52"/>
    </w:rPr>
  </w:style>
  <w:style w:type="character" w:customStyle="1" w:styleId="41">
    <w:name w:val="Subtitle Char"/>
    <w:basedOn w:val="23"/>
    <w:link w:val="18"/>
    <w:uiPriority w:val="11"/>
    <w:rPr>
      <w:rFonts w:asciiTheme="majorHAnsi" w:hAnsiTheme="majorHAnsi" w:eastAsiaTheme="majorEastAsia" w:cstheme="majorBidi"/>
      <w:i/>
      <w:iCs/>
      <w:color w:val="4472C4" w:themeColor="accent1"/>
      <w:spacing w:val="15"/>
      <w:sz w:val="24"/>
      <w:szCs w:val="24"/>
      <w14:textFill>
        <w14:solidFill>
          <w14:schemeClr w14:val="accent1"/>
        </w14:solidFill>
      </w14:textFill>
    </w:rPr>
  </w:style>
  <w:style w:type="paragraph" w:customStyle="1" w:styleId="42">
    <w:name w:val="Quote"/>
    <w:basedOn w:val="1"/>
    <w:next w:val="1"/>
    <w:link w:val="43"/>
    <w:qFormat/>
    <w:uiPriority w:val="29"/>
    <w:rPr>
      <w:i/>
      <w:iCs/>
      <w:color w:val="4C4C4C" w:themeColor="text1"/>
      <w14:textFill>
        <w14:solidFill>
          <w14:schemeClr w14:val="tx1"/>
        </w14:solidFill>
      </w14:textFill>
    </w:rPr>
  </w:style>
  <w:style w:type="character" w:customStyle="1" w:styleId="43">
    <w:name w:val="Quote Char"/>
    <w:basedOn w:val="23"/>
    <w:link w:val="42"/>
    <w:uiPriority w:val="29"/>
    <w:rPr>
      <w:i/>
      <w:iCs/>
      <w:color w:val="4C4C4C" w:themeColor="text1"/>
      <w14:textFill>
        <w14:solidFill>
          <w14:schemeClr w14:val="tx1"/>
        </w14:solidFill>
      </w14:textFill>
    </w:rPr>
  </w:style>
  <w:style w:type="paragraph" w:customStyle="1" w:styleId="44">
    <w:name w:val="Intense Quote"/>
    <w:basedOn w:val="1"/>
    <w:next w:val="1"/>
    <w:link w:val="45"/>
    <w:qFormat/>
    <w:uiPriority w:val="30"/>
    <w:pPr>
      <w:pBdr>
        <w:bottom w:val="single" w:color="4472C4" w:themeColor="accent1" w:sz="4" w:space="4"/>
      </w:pBdr>
      <w:spacing w:before="200" w:after="280"/>
      <w:ind w:left="936" w:right="936"/>
    </w:pPr>
    <w:rPr>
      <w:b/>
      <w:bCs/>
      <w:i/>
      <w:iCs/>
      <w:color w:val="4472C4" w:themeColor="accent1"/>
      <w14:textFill>
        <w14:solidFill>
          <w14:schemeClr w14:val="accent1"/>
        </w14:solidFill>
      </w14:textFill>
    </w:rPr>
  </w:style>
  <w:style w:type="character" w:customStyle="1" w:styleId="45">
    <w:name w:val="Intense Quote Char"/>
    <w:basedOn w:val="23"/>
    <w:link w:val="44"/>
    <w:uiPriority w:val="30"/>
    <w:rPr>
      <w:b/>
      <w:bCs/>
      <w:i/>
      <w:iCs/>
      <w:color w:val="4472C4" w:themeColor="accent1"/>
      <w14:textFill>
        <w14:solidFill>
          <w14:schemeClr w14:val="accent1"/>
        </w14:solidFill>
      </w14:textFill>
    </w:rPr>
  </w:style>
  <w:style w:type="character" w:customStyle="1" w:styleId="46">
    <w:name w:val="Subtle Emphasis"/>
    <w:basedOn w:val="23"/>
    <w:qFormat/>
    <w:uiPriority w:val="19"/>
    <w:rPr>
      <w:i/>
      <w:iCs/>
      <w:color w:val="A6A6A6" w:themeColor="text1" w:themeTint="80"/>
      <w14:textFill>
        <w14:solidFill>
          <w14:schemeClr w14:val="tx1">
            <w14:lumMod w14:val="50000"/>
            <w14:lumOff w14:val="50000"/>
          </w14:schemeClr>
        </w14:solidFill>
      </w14:textFill>
    </w:rPr>
  </w:style>
  <w:style w:type="character" w:customStyle="1" w:styleId="47">
    <w:name w:val="Intense Emphasis"/>
    <w:basedOn w:val="23"/>
    <w:qFormat/>
    <w:uiPriority w:val="21"/>
    <w:rPr>
      <w:b/>
      <w:bCs/>
      <w:i/>
      <w:iCs/>
      <w:color w:val="4472C4" w:themeColor="accent1"/>
      <w14:textFill>
        <w14:solidFill>
          <w14:schemeClr w14:val="accent1"/>
        </w14:solidFill>
      </w14:textFill>
    </w:rPr>
  </w:style>
  <w:style w:type="character" w:customStyle="1" w:styleId="48">
    <w:name w:val="Subtle Reference"/>
    <w:basedOn w:val="23"/>
    <w:qFormat/>
    <w:uiPriority w:val="31"/>
    <w:rPr>
      <w:smallCaps/>
      <w:color w:val="ED7D31" w:themeColor="accent2"/>
      <w:u w:val="single"/>
      <w14:textFill>
        <w14:solidFill>
          <w14:schemeClr w14:val="accent2"/>
        </w14:solidFill>
      </w14:textFill>
    </w:rPr>
  </w:style>
  <w:style w:type="character" w:customStyle="1" w:styleId="49">
    <w:name w:val="Intense Reference"/>
    <w:basedOn w:val="23"/>
    <w:qFormat/>
    <w:uiPriority w:val="32"/>
    <w:rPr>
      <w:b/>
      <w:bCs/>
      <w:smallCaps/>
      <w:color w:val="ED7D31" w:themeColor="accent2"/>
      <w:spacing w:val="5"/>
      <w:u w:val="single"/>
      <w14:textFill>
        <w14:solidFill>
          <w14:schemeClr w14:val="accent2"/>
        </w14:solidFill>
      </w14:textFill>
    </w:rPr>
  </w:style>
  <w:style w:type="character" w:customStyle="1" w:styleId="50">
    <w:name w:val="Book Title"/>
    <w:basedOn w:val="23"/>
    <w:qFormat/>
    <w:uiPriority w:val="33"/>
    <w:rPr>
      <w:b/>
      <w:bCs/>
      <w:smallCaps/>
      <w:spacing w:val="5"/>
    </w:rPr>
  </w:style>
  <w:style w:type="paragraph" w:customStyle="1" w:styleId="51">
    <w:name w:val="TOC Heading"/>
    <w:basedOn w:val="2"/>
    <w:next w:val="1"/>
    <w:unhideWhenUsed/>
    <w:qFormat/>
    <w:uiPriority w:val="39"/>
    <w:pPr>
      <w:outlineLvl w:val="9"/>
    </w:pPr>
  </w:style>
  <w:style w:type="character" w:customStyle="1" w:styleId="52">
    <w:name w:val="Endnote Text Char"/>
    <w:basedOn w:val="23"/>
    <w:link w:val="15"/>
    <w:semiHidden/>
    <w:uiPriority w:val="99"/>
    <w:rPr>
      <w:sz w:val="20"/>
      <w:szCs w:val="20"/>
    </w:rPr>
  </w:style>
  <w:style w:type="character" w:customStyle="1" w:styleId="53">
    <w:name w:val="Balloon Text Char"/>
    <w:basedOn w:val="23"/>
    <w:link w:val="13"/>
    <w:semiHidden/>
    <w:uiPriority w:val="99"/>
    <w:rPr>
      <w:rFonts w:ascii="Segoe UI" w:hAnsi="Segoe UI" w:cs="Segoe UI"/>
      <w:sz w:val="18"/>
      <w:szCs w:val="18"/>
    </w:rPr>
  </w:style>
  <w:style w:type="character" w:customStyle="1" w:styleId="54">
    <w:name w:val="Placeholder Text"/>
    <w:basedOn w:val="23"/>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31</Pages>
  <Words>4407</Words>
  <Characters>25124</Characters>
  <Lines>209</Lines>
  <Paragraphs>58</Paragraphs>
  <TotalTime>0</TotalTime>
  <ScaleCrop>false</ScaleCrop>
  <LinksUpToDate>false</LinksUpToDate>
  <CharactersWithSpaces>29473</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2019-06-26T05:40:00Z</dcterms:created>
  <dc:creator>Biswajeet Sahoo</dc:creator>
  <cp:lastModifiedBy>lara</cp:lastModifiedBy>
  <cp:lastPrinted>2019-06-28T16:03:00Z</cp:lastPrinted>
  <dcterms:modified xsi:type="dcterms:W3CDTF">2019-06-28T21:44:36Z</dcterms:modified>
  <cp:revision>115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43e50e2c-e062-395c-a916-1f8ace2fee40</vt:lpwstr>
  </property>
  <property fmtid="{D5CDD505-2E9C-101B-9397-08002B2CF9AE}" pid="24" name="Mendeley Citation Style_1">
    <vt:lpwstr>http://www.zotero.org/styles/apa</vt:lpwstr>
  </property>
  <property fmtid="{D5CDD505-2E9C-101B-9397-08002B2CF9AE}" pid="25" name="KSOProductBuildVer">
    <vt:lpwstr>16393-10.1.0.5707</vt:lpwstr>
  </property>
</Properties>
</file>